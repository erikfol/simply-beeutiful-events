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56" w:lineRule="auto"/>
        <w:jc w:val="right"/>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2">
      <w:pPr>
        <w:spacing w:after="159" w:lineRule="auto"/>
        <w:ind w:left="4321" w:firstLine="0"/>
        <w:jc w:val="cente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3">
      <w:pPr>
        <w:spacing w:after="332" w:lineRule="auto"/>
        <w:jc w:val="cente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4">
      <w:pPr>
        <w:spacing w:after="0" w:lineRule="auto"/>
        <w:ind w:left="10" w:right="56" w:hanging="10"/>
        <w:jc w:val="center"/>
        <w:rPr/>
      </w:pPr>
      <w:r w:rsidDel="00000000" w:rsidR="00000000" w:rsidRPr="00000000">
        <w:rPr>
          <w:rFonts w:ascii="Cambria" w:cs="Cambria" w:eastAsia="Cambria" w:hAnsi="Cambria"/>
          <w:sz w:val="40"/>
          <w:szCs w:val="40"/>
          <w:rtl w:val="0"/>
        </w:rPr>
        <w:t xml:space="preserve">Wedding Planner Worksheet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5">
      <w:pPr>
        <w:spacing w:after="187"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6">
      <w:pPr>
        <w:spacing w:after="136" w:lineRule="auto"/>
        <w:rPr/>
      </w:pPr>
      <w:r w:rsidDel="00000000" w:rsidR="00000000" w:rsidRPr="00000000">
        <w:rPr>
          <w:rFonts w:ascii="Cambria" w:cs="Cambria" w:eastAsia="Cambria" w:hAnsi="Cambria"/>
          <w:color w:val="ff0000"/>
          <w:sz w:val="24"/>
          <w:szCs w:val="24"/>
          <w:rtl w:val="0"/>
        </w:rPr>
        <w:t xml:space="preserve">Planner MUST be returned </w:t>
      </w:r>
      <w:r w:rsidDel="00000000" w:rsidR="00000000" w:rsidRPr="00000000">
        <w:rPr>
          <w:rFonts w:ascii="Cambria" w:cs="Cambria" w:eastAsia="Cambria" w:hAnsi="Cambria"/>
          <w:color w:val="ff0000"/>
          <w:sz w:val="24"/>
          <w:szCs w:val="24"/>
          <w:u w:val="single"/>
          <w:rtl w:val="0"/>
        </w:rPr>
        <w:t xml:space="preserve">NO LATER THAN 4 WEEKS BEFORE</w:t>
      </w:r>
      <w:r w:rsidDel="00000000" w:rsidR="00000000" w:rsidRPr="00000000">
        <w:rPr>
          <w:rFonts w:ascii="Cambria" w:cs="Cambria" w:eastAsia="Cambria" w:hAnsi="Cambria"/>
          <w:color w:val="ff0000"/>
          <w:sz w:val="24"/>
          <w:szCs w:val="24"/>
          <w:rtl w:val="0"/>
        </w:rPr>
        <w:t xml:space="preserve"> the wedding.</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7">
      <w:pPr>
        <w:spacing w:after="182"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8">
      <w:pPr>
        <w:spacing w:after="136" w:line="261" w:lineRule="auto"/>
        <w:ind w:left="10" w:hanging="10"/>
        <w:rPr/>
      </w:pPr>
      <w:r w:rsidDel="00000000" w:rsidR="00000000" w:rsidRPr="00000000">
        <w:rPr>
          <w:rFonts w:ascii="Cambria" w:cs="Cambria" w:eastAsia="Cambria" w:hAnsi="Cambria"/>
          <w:sz w:val="24"/>
          <w:szCs w:val="24"/>
          <w:rtl w:val="0"/>
        </w:rPr>
        <w:t xml:space="preserve">Please use the below checklist to ensure that you properly fill out all necessary components of the wedding planner worksheet.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9">
      <w:pPr>
        <w:spacing w:after="187"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A">
      <w:pPr>
        <w:numPr>
          <w:ilvl w:val="0"/>
          <w:numId w:val="1"/>
        </w:numPr>
        <w:spacing w:after="172" w:line="261" w:lineRule="auto"/>
        <w:ind w:left="1425" w:hanging="720"/>
        <w:rPr/>
      </w:pPr>
      <w:r w:rsidDel="00000000" w:rsidR="00000000" w:rsidRPr="00000000">
        <w:rPr>
          <w:rFonts w:ascii="Cambria" w:cs="Cambria" w:eastAsia="Cambria" w:hAnsi="Cambria"/>
          <w:sz w:val="24"/>
          <w:szCs w:val="24"/>
          <w:rtl w:val="0"/>
        </w:rPr>
        <w:t xml:space="preserve">Important Contact Information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B">
      <w:pPr>
        <w:numPr>
          <w:ilvl w:val="0"/>
          <w:numId w:val="1"/>
        </w:numPr>
        <w:spacing w:after="172" w:line="261" w:lineRule="auto"/>
        <w:ind w:left="1425" w:hanging="720"/>
        <w:rPr/>
      </w:pPr>
      <w:r w:rsidDel="00000000" w:rsidR="00000000" w:rsidRPr="00000000">
        <w:rPr>
          <w:rFonts w:ascii="Cambria" w:cs="Cambria" w:eastAsia="Cambria" w:hAnsi="Cambria"/>
          <w:sz w:val="24"/>
          <w:szCs w:val="24"/>
          <w:rtl w:val="0"/>
        </w:rPr>
        <w:t xml:space="preserve">Parking Details for Vendors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C">
      <w:pPr>
        <w:numPr>
          <w:ilvl w:val="0"/>
          <w:numId w:val="1"/>
        </w:numPr>
        <w:spacing w:after="172" w:line="261" w:lineRule="auto"/>
        <w:ind w:left="1425" w:hanging="720"/>
        <w:rPr/>
      </w:pPr>
      <w:r w:rsidDel="00000000" w:rsidR="00000000" w:rsidRPr="00000000">
        <w:rPr>
          <w:rFonts w:ascii="Cambria" w:cs="Cambria" w:eastAsia="Cambria" w:hAnsi="Cambria"/>
          <w:sz w:val="24"/>
          <w:szCs w:val="24"/>
          <w:rtl w:val="0"/>
        </w:rPr>
        <w:t xml:space="preserve">Entertainment Services &amp; Load In Procedures (if applicable)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D">
      <w:pPr>
        <w:numPr>
          <w:ilvl w:val="0"/>
          <w:numId w:val="1"/>
        </w:numPr>
        <w:spacing w:after="172" w:line="261" w:lineRule="auto"/>
        <w:ind w:left="1425" w:hanging="720"/>
        <w:rPr/>
      </w:pPr>
      <w:r w:rsidDel="00000000" w:rsidR="00000000" w:rsidRPr="00000000">
        <w:rPr>
          <w:rFonts w:ascii="Cambria" w:cs="Cambria" w:eastAsia="Cambria" w:hAnsi="Cambria"/>
          <w:sz w:val="24"/>
          <w:szCs w:val="24"/>
          <w:rtl w:val="0"/>
        </w:rPr>
        <w:t xml:space="preserve">Timeline of Events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E">
      <w:pPr>
        <w:numPr>
          <w:ilvl w:val="0"/>
          <w:numId w:val="1"/>
        </w:numPr>
        <w:spacing w:after="172" w:line="261" w:lineRule="auto"/>
        <w:ind w:left="1425" w:hanging="720"/>
        <w:rPr/>
      </w:pPr>
      <w:r w:rsidDel="00000000" w:rsidR="00000000" w:rsidRPr="00000000">
        <w:rPr>
          <w:rFonts w:ascii="Cambria" w:cs="Cambria" w:eastAsia="Cambria" w:hAnsi="Cambria"/>
          <w:sz w:val="24"/>
          <w:szCs w:val="24"/>
          <w:rtl w:val="0"/>
        </w:rPr>
        <w:t xml:space="preserve">Ceremony Music</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0F">
      <w:pPr>
        <w:numPr>
          <w:ilvl w:val="0"/>
          <w:numId w:val="1"/>
        </w:numPr>
        <w:spacing w:after="172" w:line="261" w:lineRule="auto"/>
        <w:ind w:left="1425" w:hanging="720"/>
        <w:rPr/>
      </w:pPr>
      <w:r w:rsidDel="00000000" w:rsidR="00000000" w:rsidRPr="00000000">
        <w:rPr>
          <w:rFonts w:ascii="Cambria" w:cs="Cambria" w:eastAsia="Cambria" w:hAnsi="Cambria"/>
          <w:sz w:val="24"/>
          <w:szCs w:val="24"/>
          <w:rtl w:val="0"/>
        </w:rPr>
        <w:t xml:space="preserve">Cocktail Music</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0">
      <w:pPr>
        <w:numPr>
          <w:ilvl w:val="0"/>
          <w:numId w:val="1"/>
        </w:numPr>
        <w:spacing w:after="172" w:line="261" w:lineRule="auto"/>
        <w:ind w:left="1425" w:hanging="720"/>
        <w:rPr/>
      </w:pPr>
      <w:r w:rsidDel="00000000" w:rsidR="00000000" w:rsidRPr="00000000">
        <w:rPr>
          <w:rFonts w:ascii="Cambria" w:cs="Cambria" w:eastAsia="Cambria" w:hAnsi="Cambria"/>
          <w:sz w:val="24"/>
          <w:szCs w:val="24"/>
          <w:rtl w:val="0"/>
        </w:rPr>
        <w:t xml:space="preserve">Reception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1">
      <w:pPr>
        <w:numPr>
          <w:ilvl w:val="0"/>
          <w:numId w:val="1"/>
        </w:numPr>
        <w:spacing w:after="172" w:line="261" w:lineRule="auto"/>
        <w:ind w:left="1425" w:hanging="720"/>
        <w:rPr/>
      </w:pPr>
      <w:r w:rsidDel="00000000" w:rsidR="00000000" w:rsidRPr="00000000">
        <w:rPr>
          <w:rFonts w:ascii="Cambria" w:cs="Cambria" w:eastAsia="Cambria" w:hAnsi="Cambria"/>
          <w:sz w:val="24"/>
          <w:szCs w:val="24"/>
          <w:rtl w:val="0"/>
        </w:rPr>
        <w:t xml:space="preserve">Music Style (Play/Do Not Play)</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2">
      <w:pPr>
        <w:numPr>
          <w:ilvl w:val="0"/>
          <w:numId w:val="1"/>
        </w:numPr>
        <w:spacing w:after="172" w:line="261" w:lineRule="auto"/>
        <w:ind w:left="1425" w:hanging="720"/>
        <w:rPr/>
      </w:pPr>
      <w:r w:rsidDel="00000000" w:rsidR="00000000" w:rsidRPr="00000000">
        <w:rPr>
          <w:rFonts w:ascii="Cambria" w:cs="Cambria" w:eastAsia="Cambria" w:hAnsi="Cambria"/>
          <w:sz w:val="24"/>
          <w:szCs w:val="24"/>
          <w:rtl w:val="0"/>
        </w:rPr>
        <w:t xml:space="preserve">Hotel Details (if applicable)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3">
      <w:pPr>
        <w:numPr>
          <w:ilvl w:val="0"/>
          <w:numId w:val="1"/>
        </w:numPr>
        <w:spacing w:after="172" w:line="261" w:lineRule="auto"/>
        <w:ind w:left="1425" w:hanging="720"/>
        <w:rPr/>
      </w:pPr>
      <w:r w:rsidDel="00000000" w:rsidR="00000000" w:rsidRPr="00000000">
        <w:rPr>
          <w:rFonts w:ascii="Cambria" w:cs="Cambria" w:eastAsia="Cambria" w:hAnsi="Cambria"/>
          <w:sz w:val="24"/>
          <w:szCs w:val="24"/>
          <w:rtl w:val="0"/>
        </w:rPr>
        <w:t xml:space="preserve">Ferry Details (if applicable)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4">
      <w:pPr>
        <w:numPr>
          <w:ilvl w:val="0"/>
          <w:numId w:val="1"/>
        </w:numPr>
        <w:spacing w:after="172" w:line="261" w:lineRule="auto"/>
        <w:ind w:left="1425" w:hanging="720"/>
        <w:rPr/>
      </w:pPr>
      <w:r w:rsidDel="00000000" w:rsidR="00000000" w:rsidRPr="00000000">
        <w:rPr>
          <w:rFonts w:ascii="Cambria" w:cs="Cambria" w:eastAsia="Cambria" w:hAnsi="Cambria"/>
          <w:sz w:val="24"/>
          <w:szCs w:val="24"/>
          <w:rtl w:val="0"/>
        </w:rPr>
        <w:t xml:space="preserve">Final Review Phone Call</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5">
      <w:pPr>
        <w:numPr>
          <w:ilvl w:val="0"/>
          <w:numId w:val="1"/>
        </w:numPr>
        <w:spacing w:after="139" w:line="261" w:lineRule="auto"/>
        <w:ind w:left="1425" w:hanging="720"/>
        <w:rPr/>
      </w:pPr>
      <w:r w:rsidDel="00000000" w:rsidR="00000000" w:rsidRPr="00000000">
        <w:rPr>
          <w:rFonts w:ascii="Cambria" w:cs="Cambria" w:eastAsia="Cambria" w:hAnsi="Cambria"/>
          <w:sz w:val="24"/>
          <w:szCs w:val="24"/>
          <w:rtl w:val="0"/>
        </w:rPr>
        <w:t xml:space="preserve">Social Media Platforms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6">
      <w:pPr>
        <w:spacing w:after="158"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7">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8">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9">
      <w:pPr>
        <w:spacing w:after="158"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A">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B">
      <w:pPr>
        <w:spacing w:after="158"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C">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D">
      <w:pPr>
        <w:spacing w:after="158"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E">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F">
      <w:pPr>
        <w:spacing w:after="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0">
      <w:pPr>
        <w:pStyle w:val="Heading1"/>
        <w:jc w:val="right"/>
        <w:rPr/>
      </w:pPr>
      <w:r w:rsidDel="00000000" w:rsidR="00000000" w:rsidRPr="00000000">
        <w:rPr>
          <w:rtl w:val="0"/>
        </w:rPr>
        <w:t xml:space="preserve">IMPORTANT INFORMATION</w:t>
      </w:r>
      <w:r w:rsidDel="00000000" w:rsidR="00000000" w:rsidRPr="00000000">
        <w:rPr>
          <w:rFonts w:ascii="Times New Roman" w:cs="Times New Roman" w:eastAsia="Times New Roman" w:hAnsi="Times New Roman"/>
          <w:sz w:val="22"/>
          <w:szCs w:val="22"/>
          <w:u w:val="none"/>
          <w:rtl w:val="0"/>
        </w:rPr>
        <w:t xml:space="preserve"> </w:t>
      </w:r>
      <w:r w:rsidDel="00000000" w:rsidR="00000000" w:rsidRPr="00000000">
        <w:rPr>
          <w:rtl w:val="0"/>
        </w:rPr>
      </w:r>
    </w:p>
    <w:p w:rsidR="00000000" w:rsidDel="00000000" w:rsidP="00000000" w:rsidRDefault="00000000" w:rsidRPr="00000000" w14:paraId="00000021">
      <w:pPr>
        <w:spacing w:after="157" w:lineRule="auto"/>
        <w:ind w:left="-5" w:hanging="10"/>
        <w:rPr>
          <w:b w:val="1"/>
          <w:bCs w:val="1"/>
        </w:rPr>
      </w:pPr>
      <w:r w:rsidDel="00000000" w:rsidR="00000000" w:rsidRPr="00000000">
        <w:rPr>
          <w:rFonts w:ascii="Cambria" w:cs="Cambria" w:eastAsia="Cambria" w:hAnsi="Cambria"/>
          <w:sz w:val="28"/>
          <w:szCs w:val="28"/>
          <w:rtl w:val="0"/>
        </w:rPr>
        <w:t xml:space="preserve">Wedding Date:</w:t>
      </w:r>
      <w:r w:rsidDel="00000000" w:rsidR="00000000" w:rsidRPr="00000000">
        <w:rPr>
          <w:rFonts w:ascii="Times New Roman" w:cs="Times New Roman" w:eastAsia="Times New Roman" w:hAnsi="Times New Roman"/>
          <w:b w:val="1"/>
          <w:bCs w:val="1"/>
          <w:rtl w:val="0"/>
        </w:rPr>
        <w:t xml:space="preserve"> 6/6/2026</w:t>
      </w:r>
      <w:r w:rsidDel="00000000" w:rsidR="00000000" w:rsidRPr="00000000">
        <w:rPr>
          <w:rtl w:val="0"/>
        </w:rPr>
      </w:r>
    </w:p>
    <w:p w:rsidR="00000000" w:rsidDel="00000000" w:rsidP="00000000" w:rsidRDefault="00000000" w:rsidRPr="00000000" w14:paraId="00000022">
      <w:pPr>
        <w:spacing w:after="156" w:lineRule="auto"/>
        <w:rPr/>
      </w:pPr>
      <w:r w:rsidDel="00000000" w:rsidR="00000000" w:rsidRPr="00000000">
        <w:rPr>
          <w:rFonts w:ascii="Cambria" w:cs="Cambria" w:eastAsia="Cambria" w:hAnsi="Cambria"/>
          <w:sz w:val="28"/>
          <w:szCs w:val="28"/>
          <w:rtl w:val="0"/>
        </w:rPr>
        <w:t xml:space="preserve"> </w:t>
      </w:r>
      <w:r w:rsidDel="00000000" w:rsidR="00000000" w:rsidRPr="00000000">
        <w:rPr>
          <w:rtl w:val="0"/>
        </w:rPr>
      </w:r>
    </w:p>
    <w:p w:rsidR="00000000" w:rsidDel="00000000" w:rsidP="00000000" w:rsidRDefault="00000000" w:rsidRPr="00000000" w14:paraId="00000023">
      <w:pPr>
        <w:spacing w:after="157" w:lineRule="auto"/>
        <w:ind w:left="-5" w:hanging="10"/>
        <w:rPr>
          <w:rFonts w:ascii="Times New Roman" w:cs="Times New Roman" w:eastAsia="Times New Roman" w:hAnsi="Times New Roman"/>
        </w:rPr>
      </w:pPr>
      <w:r w:rsidDel="00000000" w:rsidR="00000000" w:rsidRPr="00000000">
        <w:rPr>
          <w:rFonts w:ascii="Cambria" w:cs="Cambria" w:eastAsia="Cambria" w:hAnsi="Cambria"/>
          <w:sz w:val="28"/>
          <w:szCs w:val="28"/>
          <w:rtl w:val="0"/>
        </w:rPr>
        <w:t xml:space="preserve">Start Time: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4">
      <w:pPr>
        <w:numPr>
          <w:ilvl w:val="0"/>
          <w:numId w:val="5"/>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Prelude: 4pm</w:t>
      </w:r>
    </w:p>
    <w:p w:rsidR="00000000" w:rsidDel="00000000" w:rsidP="00000000" w:rsidRDefault="00000000" w:rsidRPr="00000000" w14:paraId="00000025">
      <w:pPr>
        <w:numPr>
          <w:ilvl w:val="0"/>
          <w:numId w:val="5"/>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Ceremony: 4:30pm</w:t>
      </w:r>
    </w:p>
    <w:p w:rsidR="00000000" w:rsidDel="00000000" w:rsidP="00000000" w:rsidRDefault="00000000" w:rsidRPr="00000000" w14:paraId="00000026">
      <w:pPr>
        <w:numPr>
          <w:ilvl w:val="0"/>
          <w:numId w:val="5"/>
        </w:numPr>
        <w:spacing w:after="0" w:after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Cocktail Hour: 5-6pm</w:t>
      </w:r>
    </w:p>
    <w:p w:rsidR="00000000" w:rsidDel="00000000" w:rsidP="00000000" w:rsidRDefault="00000000" w:rsidRPr="00000000" w14:paraId="00000027">
      <w:pPr>
        <w:numPr>
          <w:ilvl w:val="0"/>
          <w:numId w:val="5"/>
        </w:numPr>
        <w:spacing w:after="157"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Reception 6-10pm</w:t>
      </w:r>
      <w:r w:rsidDel="00000000" w:rsidR="00000000" w:rsidRPr="00000000">
        <w:rPr>
          <w:rtl w:val="0"/>
        </w:rPr>
      </w:r>
    </w:p>
    <w:p w:rsidR="00000000" w:rsidDel="00000000" w:rsidP="00000000" w:rsidRDefault="00000000" w:rsidRPr="00000000" w14:paraId="00000028">
      <w:pPr>
        <w:spacing w:after="96" w:lineRule="auto"/>
        <w:ind w:left="-5" w:hanging="10"/>
        <w:rPr/>
      </w:pPr>
      <w:r w:rsidDel="00000000" w:rsidR="00000000" w:rsidRPr="00000000">
        <w:rPr>
          <w:rFonts w:ascii="Cambria" w:cs="Cambria" w:eastAsia="Cambria" w:hAnsi="Cambria"/>
          <w:sz w:val="28"/>
          <w:szCs w:val="28"/>
          <w:rtl w:val="0"/>
        </w:rPr>
        <w:t xml:space="preserve">End Time:</w:t>
      </w:r>
      <w:r w:rsidDel="00000000" w:rsidR="00000000" w:rsidRPr="00000000">
        <w:rPr>
          <w:rFonts w:ascii="Times New Roman" w:cs="Times New Roman" w:eastAsia="Times New Roman" w:hAnsi="Times New Roman"/>
          <w:rtl w:val="0"/>
        </w:rPr>
        <w:t xml:space="preserve"> 10pm</w:t>
      </w:r>
      <w:r w:rsidDel="00000000" w:rsidR="00000000" w:rsidRPr="00000000">
        <w:rPr>
          <w:rtl w:val="0"/>
        </w:rPr>
      </w:r>
    </w:p>
    <w:p w:rsidR="00000000" w:rsidDel="00000000" w:rsidP="00000000" w:rsidRDefault="00000000" w:rsidRPr="00000000" w14:paraId="00000029">
      <w:pPr>
        <w:spacing w:after="156" w:lineRule="auto"/>
        <w:jc w:val="cente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A">
      <w:pPr>
        <w:spacing w:after="218"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2B">
      <w:pPr>
        <w:spacing w:after="154" w:lineRule="auto"/>
        <w:ind w:left="-5" w:hanging="10"/>
        <w:rPr/>
      </w:pPr>
      <w:r w:rsidDel="00000000" w:rsidR="00000000" w:rsidRPr="00000000">
        <w:rPr>
          <w:rFonts w:ascii="Cambria" w:cs="Cambria" w:eastAsia="Cambria" w:hAnsi="Cambria"/>
          <w:b w:val="1"/>
          <w:bCs w:val="1"/>
          <w:sz w:val="28"/>
          <w:szCs w:val="28"/>
          <w:rtl w:val="0"/>
        </w:rPr>
        <w:t xml:space="preserve">Client Name(s): Mike Petran &amp; Katherine Mistretta</w:t>
      </w:r>
      <w:r w:rsidDel="00000000" w:rsidR="00000000" w:rsidRPr="00000000">
        <w:rPr>
          <w:rtl w:val="0"/>
        </w:rPr>
      </w:r>
    </w:p>
    <w:p w:rsidR="00000000" w:rsidDel="00000000" w:rsidP="00000000" w:rsidRDefault="00000000" w:rsidRPr="00000000" w14:paraId="0000002C">
      <w:pPr>
        <w:spacing w:after="155" w:lineRule="auto"/>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2D">
      <w:pPr>
        <w:spacing w:after="162" w:lineRule="auto"/>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2E">
      <w:pPr>
        <w:spacing w:after="154" w:lineRule="auto"/>
        <w:ind w:left="-5" w:hanging="10"/>
        <w:rPr/>
      </w:pPr>
      <w:r w:rsidDel="00000000" w:rsidR="00000000" w:rsidRPr="00000000">
        <w:rPr>
          <w:rFonts w:ascii="Cambria" w:cs="Cambria" w:eastAsia="Cambria" w:hAnsi="Cambria"/>
          <w:b w:val="1"/>
          <w:bCs w:val="1"/>
          <w:sz w:val="28"/>
          <w:szCs w:val="28"/>
          <w:rtl w:val="0"/>
        </w:rPr>
        <w:t xml:space="preserve">Phone: Mike - 847-721-6508</w:t>
      </w:r>
      <w:r w:rsidDel="00000000" w:rsidR="00000000" w:rsidRPr="00000000">
        <w:rPr>
          <w:rtl w:val="0"/>
        </w:rPr>
      </w:r>
    </w:p>
    <w:p w:rsidR="00000000" w:rsidDel="00000000" w:rsidP="00000000" w:rsidRDefault="00000000" w:rsidRPr="00000000" w14:paraId="0000002F">
      <w:pPr>
        <w:spacing w:after="185" w:lineRule="auto"/>
        <w:rPr/>
      </w:pPr>
      <w:r w:rsidDel="00000000" w:rsidR="00000000" w:rsidRPr="00000000">
        <w:rPr>
          <w:rFonts w:ascii="Cambria" w:cs="Cambria" w:eastAsia="Cambria" w:hAnsi="Cambria"/>
          <w:b w:val="1"/>
          <w:bCs w:val="1"/>
          <w:sz w:val="28"/>
          <w:szCs w:val="28"/>
          <w:rtl w:val="0"/>
        </w:rPr>
        <w:t xml:space="preserve"> </w:t>
      </w:r>
      <w:r w:rsidDel="00000000" w:rsidR="00000000" w:rsidRPr="00000000">
        <w:rPr>
          <w:rtl w:val="0"/>
        </w:rPr>
      </w:r>
    </w:p>
    <w:p w:rsidR="00000000" w:rsidDel="00000000" w:rsidP="00000000" w:rsidRDefault="00000000" w:rsidRPr="00000000" w14:paraId="00000030">
      <w:pPr>
        <w:spacing w:after="154" w:lineRule="auto"/>
        <w:ind w:left="-5" w:hanging="10"/>
        <w:rPr/>
      </w:pPr>
      <w:r w:rsidDel="00000000" w:rsidR="00000000" w:rsidRPr="00000000">
        <w:rPr>
          <w:rFonts w:ascii="Cambria" w:cs="Cambria" w:eastAsia="Cambria" w:hAnsi="Cambria"/>
          <w:b w:val="1"/>
          <w:bCs w:val="1"/>
          <w:sz w:val="28"/>
          <w:szCs w:val="28"/>
          <w:rtl w:val="0"/>
        </w:rPr>
        <w:t xml:space="preserve">Email:</w:t>
      </w:r>
      <w:r w:rsidDel="00000000" w:rsidR="00000000" w:rsidRPr="00000000">
        <w:rPr>
          <w:rFonts w:ascii="Times New Roman" w:cs="Times New Roman" w:eastAsia="Times New Roman" w:hAnsi="Times New Roman"/>
          <w:b w:val="1"/>
          <w:bCs w:val="1"/>
          <w:sz w:val="28"/>
          <w:szCs w:val="28"/>
          <w:rtl w:val="0"/>
        </w:rPr>
        <w:t xml:space="preserve"> mpetran398@gmail.com</w:t>
      </w:r>
      <w:r w:rsidDel="00000000" w:rsidR="00000000" w:rsidRPr="00000000">
        <w:rPr>
          <w:rtl w:val="0"/>
        </w:rPr>
      </w:r>
    </w:p>
    <w:p w:rsidR="00000000" w:rsidDel="00000000" w:rsidP="00000000" w:rsidRDefault="00000000" w:rsidRPr="00000000" w14:paraId="00000031">
      <w:pPr>
        <w:spacing w:after="185" w:lineRule="auto"/>
        <w:rPr/>
      </w:pPr>
      <w:r w:rsidDel="00000000" w:rsidR="00000000" w:rsidRPr="00000000">
        <w:rPr>
          <w:rFonts w:ascii="Cambria" w:cs="Cambria" w:eastAsia="Cambria" w:hAnsi="Cambria"/>
          <w:b w:val="1"/>
          <w:bCs w:val="1"/>
          <w:sz w:val="28"/>
          <w:szCs w:val="28"/>
          <w:rtl w:val="0"/>
        </w:rPr>
        <w:t xml:space="preserve"> </w:t>
      </w:r>
      <w:r w:rsidDel="00000000" w:rsidR="00000000" w:rsidRPr="00000000">
        <w:rPr>
          <w:rtl w:val="0"/>
        </w:rPr>
      </w:r>
    </w:p>
    <w:p w:rsidR="00000000" w:rsidDel="00000000" w:rsidP="00000000" w:rsidRDefault="00000000" w:rsidRPr="00000000" w14:paraId="00000032">
      <w:pPr>
        <w:spacing w:after="154" w:lineRule="auto"/>
        <w:ind w:left="-5" w:hanging="10"/>
        <w:rPr/>
      </w:pPr>
      <w:r w:rsidDel="00000000" w:rsidR="00000000" w:rsidRPr="00000000">
        <w:rPr>
          <w:rFonts w:ascii="Cambria" w:cs="Cambria" w:eastAsia="Cambria" w:hAnsi="Cambria"/>
          <w:b w:val="1"/>
          <w:bCs w:val="1"/>
          <w:sz w:val="28"/>
          <w:szCs w:val="28"/>
          <w:rtl w:val="0"/>
        </w:rPr>
        <w:t xml:space="preserve">Venue:</w:t>
      </w:r>
      <w:r w:rsidDel="00000000" w:rsidR="00000000" w:rsidRPr="00000000">
        <w:rPr>
          <w:rFonts w:ascii="Times New Roman" w:cs="Times New Roman" w:eastAsia="Times New Roman" w:hAnsi="Times New Roman"/>
          <w:b w:val="1"/>
          <w:bCs w:val="1"/>
          <w:sz w:val="28"/>
          <w:szCs w:val="28"/>
          <w:rtl w:val="0"/>
        </w:rPr>
        <w:t xml:space="preserve"> The Greatful Dane Lodge - </w:t>
      </w:r>
      <w:r w:rsidDel="00000000" w:rsidR="00000000" w:rsidRPr="00000000">
        <w:rPr>
          <w:rFonts w:ascii="Roboto" w:cs="Roboto" w:eastAsia="Roboto" w:hAnsi="Roboto"/>
          <w:b w:val="1"/>
          <w:bCs w:val="1"/>
          <w:color w:val="1f1f1f"/>
          <w:sz w:val="21"/>
          <w:szCs w:val="21"/>
          <w:highlight w:val="white"/>
          <w:rtl w:val="0"/>
        </w:rPr>
        <w:t xml:space="preserve">5 Schoolhouse Rd, Newport, NH 03773</w:t>
      </w:r>
      <w:r w:rsidDel="00000000" w:rsidR="00000000" w:rsidRPr="00000000">
        <w:rPr>
          <w:rtl w:val="0"/>
        </w:rPr>
      </w:r>
    </w:p>
    <w:p w:rsidR="00000000" w:rsidDel="00000000" w:rsidP="00000000" w:rsidRDefault="00000000" w:rsidRPr="00000000" w14:paraId="00000033">
      <w:pPr>
        <w:spacing w:after="186" w:lineRule="auto"/>
        <w:rPr/>
      </w:pPr>
      <w:r w:rsidDel="00000000" w:rsidR="00000000" w:rsidRPr="00000000">
        <w:rPr>
          <w:rFonts w:ascii="Cambria" w:cs="Cambria" w:eastAsia="Cambria" w:hAnsi="Cambria"/>
          <w:b w:val="1"/>
          <w:bCs w:val="1"/>
          <w:sz w:val="28"/>
          <w:szCs w:val="28"/>
          <w:rtl w:val="0"/>
        </w:rPr>
        <w:t xml:space="preserve"> </w:t>
      </w:r>
      <w:r w:rsidDel="00000000" w:rsidR="00000000" w:rsidRPr="00000000">
        <w:rPr>
          <w:rtl w:val="0"/>
        </w:rPr>
      </w:r>
    </w:p>
    <w:p w:rsidR="00000000" w:rsidDel="00000000" w:rsidP="00000000" w:rsidRDefault="00000000" w:rsidRPr="00000000" w14:paraId="00000034">
      <w:pPr>
        <w:spacing w:after="154" w:lineRule="auto"/>
        <w:ind w:left="-5" w:hanging="10"/>
        <w:rPr/>
      </w:pPr>
      <w:r w:rsidDel="00000000" w:rsidR="00000000" w:rsidRPr="00000000">
        <w:rPr>
          <w:rFonts w:ascii="Cambria" w:cs="Cambria" w:eastAsia="Cambria" w:hAnsi="Cambria"/>
          <w:b w:val="1"/>
          <w:bCs w:val="1"/>
          <w:sz w:val="28"/>
          <w:szCs w:val="28"/>
          <w:rtl w:val="0"/>
        </w:rPr>
        <w:t xml:space="preserve">Planner &amp; Coordinator:</w:t>
      </w:r>
      <w:r w:rsidDel="00000000" w:rsidR="00000000" w:rsidRPr="00000000">
        <w:rPr>
          <w:rFonts w:ascii="Times New Roman" w:cs="Times New Roman" w:eastAsia="Times New Roman" w:hAnsi="Times New Roman"/>
          <w:b w:val="1"/>
          <w:bCs w:val="1"/>
          <w:sz w:val="28"/>
          <w:szCs w:val="28"/>
          <w:rtl w:val="0"/>
        </w:rPr>
        <w:t xml:space="preserve"> Nicole Follensbee with Simply Beeutiful Events, 603-560-5386, simplybeeutifulevents@gmail.com</w:t>
      </w:r>
      <w:r w:rsidDel="00000000" w:rsidR="00000000" w:rsidRPr="00000000">
        <w:rPr>
          <w:rtl w:val="0"/>
        </w:rPr>
      </w:r>
    </w:p>
    <w:p w:rsidR="00000000" w:rsidDel="00000000" w:rsidP="00000000" w:rsidRDefault="00000000" w:rsidRPr="00000000" w14:paraId="00000035">
      <w:pPr>
        <w:spacing w:after="170" w:lineRule="auto"/>
        <w:rPr/>
      </w:pPr>
      <w:r w:rsidDel="00000000" w:rsidR="00000000" w:rsidRPr="00000000">
        <w:rPr>
          <w:rFonts w:ascii="Verdana" w:cs="Verdana" w:eastAsia="Verdana" w:hAnsi="Verdana"/>
          <w:b w:val="1"/>
          <w:bCs w:val="1"/>
          <w:sz w:val="24"/>
          <w:szCs w:val="24"/>
          <w:rtl w:val="0"/>
        </w:rPr>
        <w:t xml:space="preserve"> </w:t>
      </w:r>
      <w:r w:rsidDel="00000000" w:rsidR="00000000" w:rsidRPr="00000000">
        <w:rPr>
          <w:rtl w:val="0"/>
        </w:rPr>
      </w:r>
    </w:p>
    <w:p w:rsidR="00000000" w:rsidDel="00000000" w:rsidP="00000000" w:rsidRDefault="00000000" w:rsidRPr="00000000" w14:paraId="00000036">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Photographer:</w:t>
      </w:r>
      <w:r w:rsidDel="00000000" w:rsidR="00000000" w:rsidRPr="00000000">
        <w:rPr>
          <w:rFonts w:ascii="Times New Roman" w:cs="Times New Roman" w:eastAsia="Times New Roman" w:hAnsi="Times New Roman"/>
          <w:rtl w:val="0"/>
        </w:rPr>
        <w:t xml:space="preserve"> Beth Rexford</w:t>
      </w:r>
      <w:r w:rsidDel="00000000" w:rsidR="00000000" w:rsidRPr="00000000">
        <w:rPr>
          <w:rtl w:val="0"/>
        </w:rPr>
      </w:r>
    </w:p>
    <w:p w:rsidR="00000000" w:rsidDel="00000000" w:rsidP="00000000" w:rsidRDefault="00000000" w:rsidRPr="00000000" w14:paraId="00000037">
      <w:pPr>
        <w:spacing w:after="173" w:lineRule="auto"/>
        <w:rPr/>
      </w:pPr>
      <w:r w:rsidDel="00000000" w:rsidR="00000000" w:rsidRPr="00000000">
        <w:rPr>
          <w:rFonts w:ascii="Verdana" w:cs="Verdana" w:eastAsia="Verdana" w:hAnsi="Verdana"/>
          <w:b w:val="1"/>
          <w:bCs w:val="1"/>
          <w:sz w:val="24"/>
          <w:szCs w:val="24"/>
          <w:rtl w:val="0"/>
        </w:rPr>
        <w:t xml:space="preserve"> </w:t>
      </w:r>
      <w:r w:rsidDel="00000000" w:rsidR="00000000" w:rsidRPr="00000000">
        <w:rPr>
          <w:rtl w:val="0"/>
        </w:rPr>
      </w:r>
    </w:p>
    <w:p w:rsidR="00000000" w:rsidDel="00000000" w:rsidP="00000000" w:rsidRDefault="00000000" w:rsidRPr="00000000" w14:paraId="00000038">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Videographer:</w:t>
      </w:r>
      <w:r w:rsidDel="00000000" w:rsidR="00000000" w:rsidRPr="00000000">
        <w:rPr>
          <w:rFonts w:ascii="Times New Roman" w:cs="Times New Roman" w:eastAsia="Times New Roman" w:hAnsi="Times New Roman"/>
          <w:rtl w:val="0"/>
        </w:rPr>
        <w:t xml:space="preserve"> - N/A</w:t>
      </w:r>
      <w:r w:rsidDel="00000000" w:rsidR="00000000" w:rsidRPr="00000000">
        <w:rPr>
          <w:rtl w:val="0"/>
        </w:rPr>
      </w:r>
    </w:p>
    <w:p w:rsidR="00000000" w:rsidDel="00000000" w:rsidP="00000000" w:rsidRDefault="00000000" w:rsidRPr="00000000" w14:paraId="00000039">
      <w:pPr>
        <w:spacing w:after="172" w:lineRule="auto"/>
        <w:rPr/>
      </w:pPr>
      <w:r w:rsidDel="00000000" w:rsidR="00000000" w:rsidRPr="00000000">
        <w:rPr>
          <w:rFonts w:ascii="Verdana" w:cs="Verdana" w:eastAsia="Verdana" w:hAnsi="Verdana"/>
          <w:b w:val="1"/>
          <w:bCs w:val="1"/>
          <w:sz w:val="24"/>
          <w:szCs w:val="24"/>
          <w:rtl w:val="0"/>
        </w:rPr>
        <w:t xml:space="preserve"> </w:t>
      </w:r>
      <w:r w:rsidDel="00000000" w:rsidR="00000000" w:rsidRPr="00000000">
        <w:rPr>
          <w:rtl w:val="0"/>
        </w:rPr>
      </w:r>
    </w:p>
    <w:p w:rsidR="00000000" w:rsidDel="00000000" w:rsidP="00000000" w:rsidRDefault="00000000" w:rsidRPr="00000000" w14:paraId="0000003A">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Caterer:</w:t>
      </w:r>
      <w:r w:rsidDel="00000000" w:rsidR="00000000" w:rsidRPr="00000000">
        <w:rPr>
          <w:rFonts w:ascii="Times New Roman" w:cs="Times New Roman" w:eastAsia="Times New Roman" w:hAnsi="Times New Roman"/>
          <w:rtl w:val="0"/>
        </w:rPr>
        <w:t xml:space="preserve"> Grumpa’s Lunchbox</w:t>
      </w:r>
      <w:r w:rsidDel="00000000" w:rsidR="00000000" w:rsidRPr="00000000">
        <w:rPr>
          <w:rtl w:val="0"/>
        </w:rPr>
      </w:r>
    </w:p>
    <w:p w:rsidR="00000000" w:rsidDel="00000000" w:rsidP="00000000" w:rsidRDefault="00000000" w:rsidRPr="00000000" w14:paraId="0000003B">
      <w:pPr>
        <w:spacing w:after="170" w:lineRule="auto"/>
        <w:rPr/>
      </w:pPr>
      <w:r w:rsidDel="00000000" w:rsidR="00000000" w:rsidRPr="00000000">
        <w:rPr>
          <w:rFonts w:ascii="Verdana" w:cs="Verdana" w:eastAsia="Verdana" w:hAnsi="Verdana"/>
          <w:b w:val="1"/>
          <w:bCs w:val="1"/>
          <w:sz w:val="24"/>
          <w:szCs w:val="24"/>
          <w:rtl w:val="0"/>
        </w:rPr>
        <w:t xml:space="preserve"> </w:t>
      </w:r>
      <w:r w:rsidDel="00000000" w:rsidR="00000000" w:rsidRPr="00000000">
        <w:rPr>
          <w:rtl w:val="0"/>
        </w:rPr>
      </w:r>
    </w:p>
    <w:p w:rsidR="00000000" w:rsidDel="00000000" w:rsidP="00000000" w:rsidRDefault="00000000" w:rsidRPr="00000000" w14:paraId="0000003C">
      <w:pPr>
        <w:spacing w:after="119" w:line="264" w:lineRule="auto"/>
        <w:ind w:left="-5" w:hanging="10"/>
        <w:rPr/>
      </w:pPr>
      <w:r w:rsidDel="00000000" w:rsidR="00000000" w:rsidRPr="00000000">
        <w:rPr>
          <w:rFonts w:ascii="Verdana" w:cs="Verdana" w:eastAsia="Verdana" w:hAnsi="Verdana"/>
          <w:b w:val="1"/>
          <w:bCs w:val="1"/>
          <w:sz w:val="24"/>
          <w:szCs w:val="24"/>
          <w:rtl w:val="0"/>
        </w:rPr>
        <w:t xml:space="preserve">Officiant:</w:t>
      </w:r>
      <w:r w:rsidDel="00000000" w:rsidR="00000000" w:rsidRPr="00000000">
        <w:rPr>
          <w:rFonts w:ascii="Times New Roman" w:cs="Times New Roman" w:eastAsia="Times New Roman" w:hAnsi="Times New Roman"/>
          <w:rtl w:val="0"/>
        </w:rPr>
        <w:t xml:space="preserve"> Daniel Kemock</w:t>
      </w:r>
      <w:r w:rsidDel="00000000" w:rsidR="00000000" w:rsidRPr="00000000">
        <w:rPr>
          <w:rtl w:val="0"/>
        </w:rPr>
      </w:r>
    </w:p>
    <w:p w:rsidR="00000000" w:rsidDel="00000000" w:rsidP="00000000" w:rsidRDefault="00000000" w:rsidRPr="00000000" w14:paraId="0000003D">
      <w:pPr>
        <w:spacing w:after="158"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E">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3F">
      <w:pPr>
        <w:spacing w:after="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40">
      <w:pPr>
        <w:pStyle w:val="Heading1"/>
        <w:spacing w:after="19" w:lineRule="auto"/>
        <w:ind w:right="57"/>
        <w:rPr/>
      </w:pPr>
      <w:r w:rsidDel="00000000" w:rsidR="00000000" w:rsidRPr="00000000">
        <w:rPr>
          <w:rtl w:val="0"/>
        </w:rPr>
        <w:t xml:space="preserve">LOCATION OF EVENTS</w:t>
      </w:r>
      <w:r w:rsidDel="00000000" w:rsidR="00000000" w:rsidRPr="00000000">
        <w:rPr>
          <w:rFonts w:ascii="Times New Roman" w:cs="Times New Roman" w:eastAsia="Times New Roman" w:hAnsi="Times New Roman"/>
          <w:sz w:val="22"/>
          <w:szCs w:val="22"/>
          <w:u w:val="none"/>
          <w:rtl w:val="0"/>
        </w:rPr>
        <w:t xml:space="preserve"> </w:t>
      </w:r>
      <w:r w:rsidDel="00000000" w:rsidR="00000000" w:rsidRPr="00000000">
        <w:rPr>
          <w:rtl w:val="0"/>
        </w:rPr>
      </w:r>
    </w:p>
    <w:p w:rsidR="00000000" w:rsidDel="00000000" w:rsidP="00000000" w:rsidRDefault="00000000" w:rsidRPr="00000000" w14:paraId="00000041">
      <w:pPr>
        <w:spacing w:after="207"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42">
      <w:pPr>
        <w:spacing w:after="10" w:line="361" w:lineRule="auto"/>
        <w:ind w:left="-5" w:right="3739" w:hanging="10"/>
        <w:rPr/>
      </w:pPr>
      <w:r w:rsidDel="00000000" w:rsidR="00000000" w:rsidRPr="00000000">
        <w:rPr>
          <w:rFonts w:ascii="Verdana" w:cs="Verdana" w:eastAsia="Verdana" w:hAnsi="Verdana"/>
          <w:sz w:val="24"/>
          <w:szCs w:val="24"/>
          <w:rtl w:val="0"/>
        </w:rPr>
        <w:t xml:space="preserve">If multiple locations are needed for entertainment</w:t>
      </w:r>
      <w:r w:rsidDel="00000000" w:rsidR="00000000" w:rsidRPr="00000000">
        <w:rPr>
          <w:rFonts w:ascii="Times New Roman" w:cs="Times New Roman" w:eastAsia="Times New Roman" w:hAnsi="Times New Roman"/>
          <w:rtl w:val="0"/>
        </w:rPr>
        <w:t xml:space="preserve"> </w:t>
      </w:r>
      <w:r w:rsidDel="00000000" w:rsidR="00000000" w:rsidRPr="00000000">
        <w:rPr>
          <w:rFonts w:ascii="Cambria" w:cs="Cambria" w:eastAsia="Cambria" w:hAnsi="Cambria"/>
          <w:b w:val="1"/>
          <w:bCs w:val="1"/>
          <w:sz w:val="28"/>
          <w:szCs w:val="28"/>
          <w:rtl w:val="0"/>
        </w:rPr>
        <w:t xml:space="preserve">Parking Instructions (if any): </w:t>
      </w:r>
      <w:r w:rsidDel="00000000" w:rsidR="00000000" w:rsidRPr="00000000">
        <w:rPr>
          <w:rtl w:val="0"/>
        </w:rPr>
      </w:r>
    </w:p>
    <w:p w:rsidR="00000000" w:rsidDel="00000000" w:rsidP="00000000" w:rsidRDefault="00000000" w:rsidRPr="00000000" w14:paraId="00000043">
      <w:pPr>
        <w:spacing w:after="121" w:lineRule="auto"/>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tl w:val="0"/>
        </w:rPr>
      </w:r>
    </w:p>
    <w:p w:rsidR="00000000" w:rsidDel="00000000" w:rsidP="00000000" w:rsidRDefault="00000000" w:rsidRPr="00000000" w14:paraId="00000044">
      <w:pPr>
        <w:spacing w:after="136" w:line="261" w:lineRule="auto"/>
        <w:ind w:left="10" w:hanging="10"/>
        <w:rPr/>
      </w:pPr>
      <w:r w:rsidDel="00000000" w:rsidR="00000000" w:rsidRPr="00000000">
        <w:rPr>
          <w:rFonts w:ascii="Cambria" w:cs="Cambria" w:eastAsia="Cambria" w:hAnsi="Cambria"/>
          <w:sz w:val="24"/>
          <w:szCs w:val="24"/>
          <w:rtl w:val="0"/>
        </w:rPr>
        <w:t xml:space="preserve">Ceremony: Lawn with mountains in the background.  Rain backup, upper level of the Lodge</w:t>
      </w:r>
      <w:r w:rsidDel="00000000" w:rsidR="00000000" w:rsidRPr="00000000">
        <w:rPr>
          <w:rtl w:val="0"/>
        </w:rPr>
      </w:r>
    </w:p>
    <w:p w:rsidR="00000000" w:rsidDel="00000000" w:rsidP="00000000" w:rsidRDefault="00000000" w:rsidRPr="00000000" w14:paraId="00000045">
      <w:pPr>
        <w:spacing w:after="189"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46">
      <w:pPr>
        <w:spacing w:after="172" w:line="261" w:lineRule="auto"/>
        <w:ind w:left="10" w:hanging="10"/>
        <w:rPr/>
      </w:pPr>
      <w:r w:rsidDel="00000000" w:rsidR="00000000" w:rsidRPr="00000000">
        <w:rPr>
          <w:rFonts w:ascii="Cambria" w:cs="Cambria" w:eastAsia="Cambria" w:hAnsi="Cambria"/>
          <w:sz w:val="24"/>
          <w:szCs w:val="24"/>
          <w:rtl w:val="0"/>
        </w:rPr>
        <w:t xml:space="preserve">Cocktail Hour:</w:t>
      </w:r>
      <w:r w:rsidDel="00000000" w:rsidR="00000000" w:rsidRPr="00000000">
        <w:rPr>
          <w:rFonts w:ascii="Times New Roman" w:cs="Times New Roman" w:eastAsia="Times New Roman" w:hAnsi="Times New Roman"/>
          <w:rtl w:val="0"/>
        </w:rPr>
        <w:t xml:space="preserve"> Upper Level of the Lodge</w:t>
      </w:r>
      <w:r w:rsidDel="00000000" w:rsidR="00000000" w:rsidRPr="00000000">
        <w:rPr>
          <w:rtl w:val="0"/>
        </w:rPr>
      </w:r>
    </w:p>
    <w:p w:rsidR="00000000" w:rsidDel="00000000" w:rsidP="00000000" w:rsidRDefault="00000000" w:rsidRPr="00000000" w14:paraId="00000047">
      <w:pPr>
        <w:spacing w:after="12" w:line="392" w:lineRule="auto"/>
        <w:ind w:right="10804"/>
        <w:rPr/>
      </w:pPr>
      <w:r w:rsidDel="00000000" w:rsidR="00000000" w:rsidRPr="00000000">
        <w:rPr>
          <w:rFonts w:ascii="Cambria" w:cs="Cambria" w:eastAsia="Cambria" w:hAnsi="Cambria"/>
          <w:sz w:val="24"/>
          <w:szCs w:val="24"/>
          <w:rtl w:val="0"/>
        </w:rPr>
        <w:t xml:space="preserve">   </w:t>
      </w:r>
      <w:r w:rsidDel="00000000" w:rsidR="00000000" w:rsidRPr="00000000">
        <w:rPr>
          <w:rtl w:val="0"/>
        </w:rPr>
      </w:r>
    </w:p>
    <w:p w:rsidR="00000000" w:rsidDel="00000000" w:rsidP="00000000" w:rsidRDefault="00000000" w:rsidRPr="00000000" w14:paraId="00000048">
      <w:pPr>
        <w:spacing w:after="172" w:line="261" w:lineRule="auto"/>
        <w:ind w:left="10" w:hanging="1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Dinner: Tent on Lawn</w:t>
      </w:r>
    </w:p>
    <w:p w:rsidR="00000000" w:rsidDel="00000000" w:rsidP="00000000" w:rsidRDefault="00000000" w:rsidRPr="00000000" w14:paraId="00000049">
      <w:pPr>
        <w:spacing w:after="172" w:line="261" w:lineRule="auto"/>
        <w:ind w:left="10" w:hanging="1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A">
      <w:pPr>
        <w:spacing w:after="172" w:line="261" w:lineRule="auto"/>
        <w:ind w:left="10" w:hanging="10"/>
        <w:rPr/>
      </w:pPr>
      <w:r w:rsidDel="00000000" w:rsidR="00000000" w:rsidRPr="00000000">
        <w:rPr>
          <w:rFonts w:ascii="Cambria" w:cs="Cambria" w:eastAsia="Cambria" w:hAnsi="Cambria"/>
          <w:sz w:val="24"/>
          <w:szCs w:val="24"/>
          <w:rtl w:val="0"/>
        </w:rPr>
        <w:t xml:space="preserve">Reception</w:t>
      </w:r>
      <w:r w:rsidDel="00000000" w:rsidR="00000000" w:rsidRPr="00000000">
        <w:rPr>
          <w:rFonts w:ascii="Times New Roman" w:cs="Times New Roman" w:eastAsia="Times New Roman" w:hAnsi="Times New Roman"/>
          <w:rtl w:val="0"/>
        </w:rPr>
        <w:t xml:space="preserve">: Lower Level of the Lodge</w:t>
      </w:r>
      <w:r w:rsidDel="00000000" w:rsidR="00000000" w:rsidRPr="00000000">
        <w:rPr>
          <w:rtl w:val="0"/>
        </w:rPr>
      </w:r>
    </w:p>
    <w:p w:rsidR="00000000" w:rsidDel="00000000" w:rsidP="00000000" w:rsidRDefault="00000000" w:rsidRPr="00000000" w14:paraId="0000004B">
      <w:pPr>
        <w:rPr/>
      </w:pPr>
      <w:r w:rsidDel="00000000" w:rsidR="00000000" w:rsidRPr="00000000">
        <w:rPr>
          <w:rFonts w:ascii="Verdana" w:cs="Verdana" w:eastAsia="Verdana" w:hAnsi="Verdana"/>
          <w:b w:val="1"/>
          <w:bCs w:val="1"/>
          <w:sz w:val="24"/>
          <w:szCs w:val="24"/>
          <w:rtl w:val="0"/>
        </w:rPr>
        <w:t xml:space="preserve"> </w:t>
      </w:r>
      <w:r w:rsidDel="00000000" w:rsidR="00000000" w:rsidRPr="00000000">
        <w:rPr>
          <w:rtl w:val="0"/>
        </w:rPr>
      </w:r>
    </w:p>
    <w:p w:rsidR="00000000" w:rsidDel="00000000" w:rsidP="00000000" w:rsidRDefault="00000000" w:rsidRPr="00000000" w14:paraId="0000004C">
      <w:pPr>
        <w:spacing w:after="173" w:lineRule="auto"/>
        <w:rPr/>
      </w:pPr>
      <w:r w:rsidDel="00000000" w:rsidR="00000000" w:rsidRPr="00000000">
        <w:rPr>
          <w:rtl w:val="0"/>
        </w:rPr>
      </w:r>
    </w:p>
    <w:p w:rsidR="00000000" w:rsidDel="00000000" w:rsidP="00000000" w:rsidRDefault="00000000" w:rsidRPr="00000000" w14:paraId="0000004D">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Rain plan (if outdoors)</w:t>
      </w:r>
      <w:r w:rsidDel="00000000" w:rsidR="00000000" w:rsidRPr="00000000">
        <w:rPr>
          <w:rFonts w:ascii="Times New Roman" w:cs="Times New Roman" w:eastAsia="Times New Roman" w:hAnsi="Times New Roman"/>
          <w:rtl w:val="0"/>
        </w:rPr>
        <w:t xml:space="preserve">: Ceremony rain back up - Upper Level of the Lodge</w:t>
      </w:r>
      <w:r w:rsidDel="00000000" w:rsidR="00000000" w:rsidRPr="00000000">
        <w:rPr>
          <w:rtl w:val="0"/>
        </w:rPr>
      </w:r>
    </w:p>
    <w:p w:rsidR="00000000" w:rsidDel="00000000" w:rsidP="00000000" w:rsidRDefault="00000000" w:rsidRPr="00000000" w14:paraId="0000004E">
      <w:pPr>
        <w:rPr/>
      </w:pPr>
      <w:r w:rsidDel="00000000" w:rsidR="00000000" w:rsidRPr="00000000">
        <w:rPr>
          <w:rFonts w:ascii="Verdana" w:cs="Verdana" w:eastAsia="Verdana" w:hAnsi="Verdana"/>
          <w:b w:val="1"/>
          <w:bCs w:val="1"/>
          <w:sz w:val="24"/>
          <w:szCs w:val="24"/>
          <w:rtl w:val="0"/>
        </w:rPr>
        <w:t xml:space="preserve"> </w:t>
      </w:r>
      <w:r w:rsidDel="00000000" w:rsidR="00000000" w:rsidRPr="00000000">
        <w:rPr>
          <w:rtl w:val="0"/>
        </w:rPr>
      </w:r>
    </w:p>
    <w:p w:rsidR="00000000" w:rsidDel="00000000" w:rsidP="00000000" w:rsidRDefault="00000000" w:rsidRPr="00000000" w14:paraId="0000004F">
      <w:pPr>
        <w:rPr/>
      </w:pPr>
      <w:r w:rsidDel="00000000" w:rsidR="00000000" w:rsidRPr="00000000">
        <w:rPr>
          <w:rFonts w:ascii="Verdana" w:cs="Verdana" w:eastAsia="Verdana" w:hAnsi="Verdana"/>
          <w:b w:val="1"/>
          <w:bCs w:val="1"/>
          <w:sz w:val="24"/>
          <w:szCs w:val="24"/>
          <w:rtl w:val="0"/>
        </w:rPr>
        <w:t xml:space="preserve"> </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136" w:line="264" w:lineRule="auto"/>
        <w:ind w:left="-5" w:hanging="10"/>
        <w:rPr/>
      </w:pPr>
      <w:r w:rsidDel="00000000" w:rsidR="00000000" w:rsidRPr="00000000">
        <w:rPr>
          <w:rFonts w:ascii="Verdana" w:cs="Verdana" w:eastAsia="Verdana" w:hAnsi="Verdana"/>
          <w:b w:val="1"/>
          <w:bCs w:val="1"/>
          <w:sz w:val="24"/>
          <w:szCs w:val="24"/>
          <w:rtl w:val="0"/>
        </w:rPr>
        <w:t xml:space="preserve">Load In Procedures (if any): </w:t>
      </w:r>
      <w:r w:rsidDel="00000000" w:rsidR="00000000" w:rsidRPr="00000000">
        <w:rPr>
          <w:rFonts w:ascii="Verdana" w:cs="Verdana" w:eastAsia="Verdana" w:hAnsi="Verdana"/>
          <w:sz w:val="24"/>
          <w:szCs w:val="24"/>
          <w:rtl w:val="0"/>
        </w:rPr>
        <w:t xml:space="preserve">No Elevator, 2 floors. Can load on upper-level with back or side door. Lower-level of Lodge (double doors on this level in the back of the lodge) and Lawn is behind the lodge</w:t>
      </w:r>
      <w:r w:rsidDel="00000000" w:rsidR="00000000" w:rsidRPr="00000000">
        <w:rPr>
          <w:rtl w:val="0"/>
        </w:rPr>
      </w:r>
    </w:p>
    <w:p w:rsidR="00000000" w:rsidDel="00000000" w:rsidP="00000000" w:rsidRDefault="00000000" w:rsidRPr="00000000" w14:paraId="00000052">
      <w:pPr>
        <w:spacing w:after="158"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3">
      <w:pPr>
        <w:spacing w:after="139" w:lineRule="auto"/>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54">
      <w:pPr>
        <w:spacing w:after="158"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5">
      <w:pPr>
        <w:spacing w:after="205"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6">
      <w:pPr>
        <w:spacing w:after="161" w:line="258" w:lineRule="auto"/>
        <w:ind w:left="-5" w:right="45" w:hanging="10"/>
        <w:rPr/>
      </w:pPr>
      <w:r w:rsidDel="00000000" w:rsidR="00000000" w:rsidRPr="00000000">
        <w:rPr>
          <w:rFonts w:ascii="Verdana" w:cs="Verdana" w:eastAsia="Verdana" w:hAnsi="Verdana"/>
          <w:sz w:val="24"/>
          <w:szCs w:val="24"/>
          <w:rtl w:val="0"/>
        </w:rPr>
        <w:t xml:space="preserve">*All parking expenses must be paid by clients.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7">
      <w:pPr>
        <w:spacing w:after="124" w:line="258" w:lineRule="auto"/>
        <w:ind w:left="-5" w:right="45" w:hanging="10"/>
        <w:rPr>
          <w:rFonts w:ascii="Times New Roman" w:cs="Times New Roman" w:eastAsia="Times New Roman" w:hAnsi="Times New Roman"/>
        </w:rPr>
      </w:pPr>
      <w:r w:rsidDel="00000000" w:rsidR="00000000" w:rsidRPr="00000000">
        <w:rPr>
          <w:rFonts w:ascii="Verdana" w:cs="Verdana" w:eastAsia="Verdana" w:hAnsi="Verdana"/>
          <w:sz w:val="24"/>
          <w:szCs w:val="24"/>
          <w:rtl w:val="0"/>
        </w:rPr>
        <w:t xml:space="preserve">**If the venue is requiring a certificate of insurance from Vibrant Productions, please let us know the venue email where we can send the necessary documents.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8">
      <w:pPr>
        <w:spacing w:after="124" w:line="258" w:lineRule="auto"/>
        <w:ind w:left="-5" w:right="45" w:hanging="10"/>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nicole@thegreatfuldane.com</w:t>
        </w:r>
      </w:hyperlink>
      <w:r w:rsidDel="00000000" w:rsidR="00000000" w:rsidRPr="00000000">
        <w:rPr>
          <w:rFonts w:ascii="Times New Roman" w:cs="Times New Roman" w:eastAsia="Times New Roman" w:hAnsi="Times New Roman"/>
          <w:rtl w:val="0"/>
        </w:rPr>
        <w:t xml:space="preserve">, please also copy the planner, Nicole at simplybeeutifulevents@gmail.com</w:t>
      </w:r>
    </w:p>
    <w:p w:rsidR="00000000" w:rsidDel="00000000" w:rsidP="00000000" w:rsidRDefault="00000000" w:rsidRPr="00000000" w14:paraId="00000059">
      <w:pPr>
        <w:spacing w:after="124" w:line="258" w:lineRule="auto"/>
        <w:ind w:left="-5" w:right="45" w:hanging="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124" w:line="258" w:lineRule="auto"/>
        <w:ind w:left="-5" w:right="45" w:hanging="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3" w:lineRule="auto"/>
        <w:ind w:right="3277"/>
        <w:jc w:val="right"/>
        <w:rPr/>
      </w:pPr>
      <w:r w:rsidDel="00000000" w:rsidR="00000000" w:rsidRPr="00000000">
        <w:rPr>
          <w:rFonts w:ascii="Verdana" w:cs="Verdana" w:eastAsia="Verdana" w:hAnsi="Verdana"/>
          <w:b w:val="1"/>
          <w:bCs w:val="1"/>
          <w:sz w:val="36"/>
          <w:szCs w:val="36"/>
          <w:u w:val="single"/>
          <w:rtl w:val="0"/>
        </w:rPr>
        <w:t xml:space="preserve">TIMELINE OF EVENTS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C">
      <w:pPr>
        <w:spacing w:after="207"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D">
      <w:pPr>
        <w:spacing w:after="174" w:line="258" w:lineRule="auto"/>
        <w:ind w:left="-5" w:right="45" w:hanging="10"/>
        <w:rPr/>
      </w:pPr>
      <w:r w:rsidDel="00000000" w:rsidR="00000000" w:rsidRPr="00000000">
        <w:rPr>
          <w:rFonts w:ascii="Verdana" w:cs="Verdana" w:eastAsia="Verdana" w:hAnsi="Verdana"/>
          <w:sz w:val="24"/>
          <w:szCs w:val="24"/>
          <w:rtl w:val="0"/>
        </w:rPr>
        <w:t xml:space="preserve">Please fill out each event with the following info</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E">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Pre Ceremony (Prelude, guests entering</w:t>
      </w:r>
      <w:r w:rsidDel="00000000" w:rsidR="00000000" w:rsidRPr="00000000">
        <w:rPr>
          <w:rFonts w:ascii="Cambria" w:cs="Cambria" w:eastAsia="Cambria" w:hAnsi="Cambria"/>
          <w:sz w:val="24"/>
          <w:szCs w:val="24"/>
          <w:rtl w:val="0"/>
        </w:rPr>
        <w:t xml:space="preserve">):</w:t>
      </w:r>
      <w:r w:rsidDel="00000000" w:rsidR="00000000" w:rsidRPr="00000000">
        <w:rPr>
          <w:rtl w:val="0"/>
        </w:rPr>
      </w:r>
    </w:p>
    <w:p w:rsidR="00000000" w:rsidDel="00000000" w:rsidP="00000000" w:rsidRDefault="00000000" w:rsidRPr="00000000" w14:paraId="0000005F">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Approximate Start Time:</w:t>
      </w:r>
      <w:r w:rsidDel="00000000" w:rsidR="00000000" w:rsidRPr="00000000">
        <w:rPr>
          <w:rFonts w:ascii="Times New Roman" w:cs="Times New Roman" w:eastAsia="Times New Roman" w:hAnsi="Times New Roman"/>
          <w:rtl w:val="0"/>
        </w:rPr>
        <w:t xml:space="preserve"> 4pm</w:t>
      </w:r>
      <w:r w:rsidDel="00000000" w:rsidR="00000000" w:rsidRPr="00000000">
        <w:rPr>
          <w:rtl w:val="0"/>
        </w:rPr>
      </w:r>
    </w:p>
    <w:p w:rsidR="00000000" w:rsidDel="00000000" w:rsidP="00000000" w:rsidRDefault="00000000" w:rsidRPr="00000000" w14:paraId="00000060">
      <w:pPr>
        <w:spacing w:after="137" w:line="264" w:lineRule="auto"/>
        <w:ind w:left="-5" w:hanging="10"/>
        <w:rPr/>
      </w:pPr>
      <w:r w:rsidDel="00000000" w:rsidR="00000000" w:rsidRPr="00000000">
        <w:rPr>
          <w:rFonts w:ascii="Verdana" w:cs="Verdana" w:eastAsia="Verdana" w:hAnsi="Verdana"/>
          <w:b w:val="1"/>
          <w:bCs w:val="1"/>
          <w:sz w:val="24"/>
          <w:szCs w:val="24"/>
          <w:rtl w:val="0"/>
        </w:rPr>
        <w:t xml:space="preserve">Special Instructions: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1">
      <w:pPr>
        <w:spacing w:after="138"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2">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Ceremony:</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3">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Approximate Start Time:</w:t>
      </w:r>
      <w:r w:rsidDel="00000000" w:rsidR="00000000" w:rsidRPr="00000000">
        <w:rPr>
          <w:rFonts w:ascii="Times New Roman" w:cs="Times New Roman" w:eastAsia="Times New Roman" w:hAnsi="Times New Roman"/>
          <w:rtl w:val="0"/>
        </w:rPr>
        <w:t xml:space="preserve"> 4:30pm</w:t>
      </w:r>
      <w:r w:rsidDel="00000000" w:rsidR="00000000" w:rsidRPr="00000000">
        <w:rPr>
          <w:rtl w:val="0"/>
        </w:rPr>
      </w:r>
    </w:p>
    <w:p w:rsidR="00000000" w:rsidDel="00000000" w:rsidP="00000000" w:rsidRDefault="00000000" w:rsidRPr="00000000" w14:paraId="00000064">
      <w:pPr>
        <w:spacing w:after="139" w:line="264" w:lineRule="auto"/>
        <w:ind w:left="-5" w:hanging="10"/>
        <w:rPr/>
      </w:pPr>
      <w:r w:rsidDel="00000000" w:rsidR="00000000" w:rsidRPr="00000000">
        <w:rPr>
          <w:rFonts w:ascii="Verdana" w:cs="Verdana" w:eastAsia="Verdana" w:hAnsi="Verdana"/>
          <w:b w:val="1"/>
          <w:bCs w:val="1"/>
          <w:sz w:val="24"/>
          <w:szCs w:val="24"/>
          <w:rtl w:val="0"/>
        </w:rPr>
        <w:t xml:space="preserve">Special Instructions: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5">
      <w:pPr>
        <w:spacing w:after="138"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6">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Cocktail Hour: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7">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Approximate Start Time:</w:t>
      </w:r>
      <w:r w:rsidDel="00000000" w:rsidR="00000000" w:rsidRPr="00000000">
        <w:rPr>
          <w:rFonts w:ascii="Times New Roman" w:cs="Times New Roman" w:eastAsia="Times New Roman" w:hAnsi="Times New Roman"/>
          <w:rtl w:val="0"/>
        </w:rPr>
        <w:t xml:space="preserve"> 5-6pm</w:t>
      </w:r>
      <w:r w:rsidDel="00000000" w:rsidR="00000000" w:rsidRPr="00000000">
        <w:rPr>
          <w:rtl w:val="0"/>
        </w:rPr>
      </w:r>
    </w:p>
    <w:p w:rsidR="00000000" w:rsidDel="00000000" w:rsidP="00000000" w:rsidRDefault="00000000" w:rsidRPr="00000000" w14:paraId="00000068">
      <w:pPr>
        <w:spacing w:after="139" w:line="264" w:lineRule="auto"/>
        <w:ind w:left="-5" w:hanging="10"/>
        <w:rPr/>
      </w:pPr>
      <w:r w:rsidDel="00000000" w:rsidR="00000000" w:rsidRPr="00000000">
        <w:rPr>
          <w:rFonts w:ascii="Verdana" w:cs="Verdana" w:eastAsia="Verdana" w:hAnsi="Verdana"/>
          <w:b w:val="1"/>
          <w:bCs w:val="1"/>
          <w:sz w:val="24"/>
          <w:szCs w:val="24"/>
          <w:rtl w:val="0"/>
        </w:rPr>
        <w:t xml:space="preserve">Special Instructions: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9">
      <w:pPr>
        <w:spacing w:after="138"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A">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Introductions/Reception:</w:t>
      </w:r>
      <w:r w:rsidDel="00000000" w:rsidR="00000000" w:rsidRPr="00000000">
        <w:rPr>
          <w:rFonts w:ascii="Times New Roman" w:cs="Times New Roman" w:eastAsia="Times New Roman" w:hAnsi="Times New Roman"/>
          <w:rtl w:val="0"/>
        </w:rPr>
        <w:t xml:space="preserve"> 6:10pm</w:t>
      </w:r>
      <w:r w:rsidDel="00000000" w:rsidR="00000000" w:rsidRPr="00000000">
        <w:rPr>
          <w:rtl w:val="0"/>
        </w:rPr>
      </w:r>
    </w:p>
    <w:p w:rsidR="00000000" w:rsidDel="00000000" w:rsidP="00000000" w:rsidRDefault="00000000" w:rsidRPr="00000000" w14:paraId="0000006B">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Approximate Start Time:</w:t>
      </w:r>
      <w:r w:rsidDel="00000000" w:rsidR="00000000" w:rsidRPr="00000000">
        <w:rPr>
          <w:rFonts w:ascii="Times New Roman" w:cs="Times New Roman" w:eastAsia="Times New Roman" w:hAnsi="Times New Roman"/>
          <w:rtl w:val="0"/>
        </w:rPr>
        <w:t xml:space="preserve"> 6pm</w:t>
      </w:r>
      <w:r w:rsidDel="00000000" w:rsidR="00000000" w:rsidRPr="00000000">
        <w:rPr>
          <w:rtl w:val="0"/>
        </w:rPr>
      </w:r>
    </w:p>
    <w:p w:rsidR="00000000" w:rsidDel="00000000" w:rsidP="00000000" w:rsidRDefault="00000000" w:rsidRPr="00000000" w14:paraId="0000006C">
      <w:pPr>
        <w:spacing w:after="139" w:line="264" w:lineRule="auto"/>
        <w:ind w:left="-5" w:hanging="10"/>
        <w:rPr/>
      </w:pPr>
      <w:r w:rsidDel="00000000" w:rsidR="00000000" w:rsidRPr="00000000">
        <w:rPr>
          <w:rFonts w:ascii="Verdana" w:cs="Verdana" w:eastAsia="Verdana" w:hAnsi="Verdana"/>
          <w:b w:val="1"/>
          <w:bCs w:val="1"/>
          <w:sz w:val="24"/>
          <w:szCs w:val="24"/>
          <w:rtl w:val="0"/>
        </w:rPr>
        <w:t xml:space="preserve">Special Instructions: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D">
      <w:pPr>
        <w:spacing w:after="135"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E">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First Dance: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6F">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Approximate Start Time:</w:t>
      </w:r>
      <w:r w:rsidDel="00000000" w:rsidR="00000000" w:rsidRPr="00000000">
        <w:rPr>
          <w:rFonts w:ascii="Times New Roman" w:cs="Times New Roman" w:eastAsia="Times New Roman" w:hAnsi="Times New Roman"/>
          <w:rtl w:val="0"/>
        </w:rPr>
        <w:t xml:space="preserve"> 6:13pm</w:t>
      </w:r>
      <w:r w:rsidDel="00000000" w:rsidR="00000000" w:rsidRPr="00000000">
        <w:rPr>
          <w:rtl w:val="0"/>
        </w:rPr>
      </w:r>
    </w:p>
    <w:p w:rsidR="00000000" w:rsidDel="00000000" w:rsidP="00000000" w:rsidRDefault="00000000" w:rsidRPr="00000000" w14:paraId="00000070">
      <w:pPr>
        <w:spacing w:after="139" w:line="264" w:lineRule="auto"/>
        <w:ind w:left="-5" w:hanging="10"/>
        <w:rPr/>
      </w:pPr>
      <w:r w:rsidDel="00000000" w:rsidR="00000000" w:rsidRPr="00000000">
        <w:rPr>
          <w:rFonts w:ascii="Verdana" w:cs="Verdana" w:eastAsia="Verdana" w:hAnsi="Verdana"/>
          <w:b w:val="1"/>
          <w:bCs w:val="1"/>
          <w:sz w:val="24"/>
          <w:szCs w:val="24"/>
          <w:rtl w:val="0"/>
        </w:rPr>
        <w:t xml:space="preserve">Special Instructions: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1">
      <w:pPr>
        <w:spacing w:after="136"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2">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Special Dances: (ex. Parent)</w:t>
      </w:r>
      <w:r w:rsidDel="00000000" w:rsidR="00000000" w:rsidRPr="00000000">
        <w:rPr>
          <w:rFonts w:ascii="Times New Roman" w:cs="Times New Roman" w:eastAsia="Times New Roman" w:hAnsi="Times New Roman"/>
          <w:rtl w:val="0"/>
        </w:rPr>
        <w:t xml:space="preserve">   None </w:t>
      </w:r>
      <w:r w:rsidDel="00000000" w:rsidR="00000000" w:rsidRPr="00000000">
        <w:rPr>
          <w:rtl w:val="0"/>
        </w:rPr>
      </w:r>
    </w:p>
    <w:p w:rsidR="00000000" w:rsidDel="00000000" w:rsidP="00000000" w:rsidRDefault="00000000" w:rsidRPr="00000000" w14:paraId="00000073">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Approximate Start Time:</w:t>
      </w:r>
      <w:r w:rsidDel="00000000" w:rsidR="00000000" w:rsidRPr="00000000">
        <w:rPr>
          <w:rFonts w:ascii="Times New Roman" w:cs="Times New Roman" w:eastAsia="Times New Roman" w:hAnsi="Times New Roman"/>
          <w:rtl w:val="0"/>
        </w:rPr>
        <w:t xml:space="preserve"> 7:48pm</w:t>
      </w:r>
      <w:r w:rsidDel="00000000" w:rsidR="00000000" w:rsidRPr="00000000">
        <w:rPr>
          <w:rtl w:val="0"/>
        </w:rPr>
      </w:r>
    </w:p>
    <w:p w:rsidR="00000000" w:rsidDel="00000000" w:rsidP="00000000" w:rsidRDefault="00000000" w:rsidRPr="00000000" w14:paraId="00000074">
      <w:pPr>
        <w:spacing w:after="139" w:line="264" w:lineRule="auto"/>
        <w:ind w:left="-5" w:hanging="10"/>
        <w:rPr/>
      </w:pPr>
      <w:r w:rsidDel="00000000" w:rsidR="00000000" w:rsidRPr="00000000">
        <w:rPr>
          <w:rFonts w:ascii="Verdana" w:cs="Verdana" w:eastAsia="Verdana" w:hAnsi="Verdana"/>
          <w:b w:val="1"/>
          <w:bCs w:val="1"/>
          <w:sz w:val="24"/>
          <w:szCs w:val="24"/>
          <w:rtl w:val="0"/>
        </w:rPr>
        <w:t xml:space="preserve">Special Instructions: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5">
      <w:pPr>
        <w:spacing w:after="135"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6">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Grace:</w:t>
      </w:r>
      <w:r w:rsidDel="00000000" w:rsidR="00000000" w:rsidRPr="00000000">
        <w:rPr>
          <w:rFonts w:ascii="Times New Roman" w:cs="Times New Roman" w:eastAsia="Times New Roman" w:hAnsi="Times New Roman"/>
          <w:rtl w:val="0"/>
        </w:rPr>
        <w:t xml:space="preserve">   None</w:t>
      </w:r>
      <w:r w:rsidDel="00000000" w:rsidR="00000000" w:rsidRPr="00000000">
        <w:rPr>
          <w:rtl w:val="0"/>
        </w:rPr>
      </w:r>
    </w:p>
    <w:p w:rsidR="00000000" w:rsidDel="00000000" w:rsidP="00000000" w:rsidRDefault="00000000" w:rsidRPr="00000000" w14:paraId="00000077">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Approximate Start Time: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8">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Special Instructions: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9">
      <w:pPr>
        <w:spacing w:after="114" w:line="264" w:lineRule="auto"/>
        <w:ind w:left="-5" w:hanging="10"/>
        <w:rPr/>
      </w:pPr>
      <w:r w:rsidDel="00000000" w:rsidR="00000000" w:rsidRPr="00000000">
        <w:rPr>
          <w:rFonts w:ascii="Verdana" w:cs="Verdana" w:eastAsia="Verdana" w:hAnsi="Verdana"/>
          <w:b w:val="1"/>
          <w:bCs w:val="1"/>
          <w:sz w:val="24"/>
          <w:szCs w:val="24"/>
          <w:rtl w:val="0"/>
        </w:rPr>
        <w:t xml:space="preserve">Who? </w:t>
      </w: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A">
      <w:pPr>
        <w:spacing w:after="135"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B">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Dinner: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C">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Approximate Start Time:</w:t>
      </w:r>
      <w:r w:rsidDel="00000000" w:rsidR="00000000" w:rsidRPr="00000000">
        <w:rPr>
          <w:rFonts w:ascii="Times New Roman" w:cs="Times New Roman" w:eastAsia="Times New Roman" w:hAnsi="Times New Roman"/>
          <w:rtl w:val="0"/>
        </w:rPr>
        <w:t xml:space="preserve"> 6:20pm</w:t>
      </w:r>
      <w:r w:rsidDel="00000000" w:rsidR="00000000" w:rsidRPr="00000000">
        <w:rPr>
          <w:rtl w:val="0"/>
        </w:rPr>
      </w:r>
    </w:p>
    <w:p w:rsidR="00000000" w:rsidDel="00000000" w:rsidP="00000000" w:rsidRDefault="00000000" w:rsidRPr="00000000" w14:paraId="0000007D">
      <w:pPr>
        <w:spacing w:after="139" w:line="264" w:lineRule="auto"/>
        <w:ind w:left="-5" w:hanging="10"/>
        <w:rPr/>
      </w:pPr>
      <w:r w:rsidDel="00000000" w:rsidR="00000000" w:rsidRPr="00000000">
        <w:rPr>
          <w:rFonts w:ascii="Verdana" w:cs="Verdana" w:eastAsia="Verdana" w:hAnsi="Verdana"/>
          <w:b w:val="1"/>
          <w:bCs w:val="1"/>
          <w:sz w:val="24"/>
          <w:szCs w:val="24"/>
          <w:rtl w:val="0"/>
        </w:rPr>
        <w:t xml:space="preserve">Special Instructions:</w:t>
      </w:r>
      <w:r w:rsidDel="00000000" w:rsidR="00000000" w:rsidRPr="00000000">
        <w:rPr>
          <w:rFonts w:ascii="Times New Roman" w:cs="Times New Roman" w:eastAsia="Times New Roman" w:hAnsi="Times New Roman"/>
          <w:rtl w:val="0"/>
        </w:rPr>
        <w:t xml:space="preserve"> Simply Beeutiful Events Team will call tables, starting with the B&amp;G, then Wedding Party, then vendors (Band &amp; Photographer), then remaining guests. SBE Team will go through after all guest tables have gone.</w:t>
      </w:r>
      <w:r w:rsidDel="00000000" w:rsidR="00000000" w:rsidRPr="00000000">
        <w:rPr>
          <w:rtl w:val="0"/>
        </w:rPr>
      </w:r>
    </w:p>
    <w:p w:rsidR="00000000" w:rsidDel="00000000" w:rsidP="00000000" w:rsidRDefault="00000000" w:rsidRPr="00000000" w14:paraId="0000007E">
      <w:pPr>
        <w:spacing w:after="135"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7F">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Toasts: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0">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Approximate Start Time:</w:t>
      </w:r>
      <w:r w:rsidDel="00000000" w:rsidR="00000000" w:rsidRPr="00000000">
        <w:rPr>
          <w:rFonts w:ascii="Times New Roman" w:cs="Times New Roman" w:eastAsia="Times New Roman" w:hAnsi="Times New Roman"/>
          <w:rtl w:val="0"/>
        </w:rPr>
        <w:t xml:space="preserve"> 7:15pm</w:t>
      </w:r>
      <w:r w:rsidDel="00000000" w:rsidR="00000000" w:rsidRPr="00000000">
        <w:rPr>
          <w:rtl w:val="0"/>
        </w:rPr>
      </w:r>
    </w:p>
    <w:p w:rsidR="00000000" w:rsidDel="00000000" w:rsidP="00000000" w:rsidRDefault="00000000" w:rsidRPr="00000000" w14:paraId="00000081">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Special Instructions:</w:t>
      </w:r>
      <w:r w:rsidDel="00000000" w:rsidR="00000000" w:rsidRPr="00000000">
        <w:rPr>
          <w:rFonts w:ascii="Times New Roman" w:cs="Times New Roman" w:eastAsia="Times New Roman" w:hAnsi="Times New Roman"/>
          <w:rtl w:val="0"/>
        </w:rPr>
        <w:t xml:space="preserve"> This will happen after all guests have gone through the buffet and are seated to eat.</w:t>
      </w:r>
      <w:r w:rsidDel="00000000" w:rsidR="00000000" w:rsidRPr="00000000">
        <w:rPr>
          <w:rtl w:val="0"/>
        </w:rPr>
      </w:r>
    </w:p>
    <w:p w:rsidR="00000000" w:rsidDel="00000000" w:rsidP="00000000" w:rsidRDefault="00000000" w:rsidRPr="00000000" w14:paraId="00000082">
      <w:pPr>
        <w:spacing w:after="111" w:line="264" w:lineRule="auto"/>
        <w:ind w:left="-5" w:hanging="10"/>
        <w:rPr/>
      </w:pPr>
      <w:r w:rsidDel="00000000" w:rsidR="00000000" w:rsidRPr="00000000">
        <w:rPr>
          <w:rFonts w:ascii="Verdana" w:cs="Verdana" w:eastAsia="Verdana" w:hAnsi="Verdana"/>
          <w:b w:val="1"/>
          <w:bCs w:val="1"/>
          <w:sz w:val="24"/>
          <w:szCs w:val="24"/>
          <w:rtl w:val="0"/>
        </w:rPr>
        <w:t xml:space="preserve">Who? </w:t>
      </w:r>
      <w:r w:rsidDel="00000000" w:rsidR="00000000" w:rsidRPr="00000000">
        <w:rPr>
          <w:rFonts w:ascii="Times New Roman" w:cs="Times New Roman" w:eastAsia="Times New Roman" w:hAnsi="Times New Roman"/>
          <w:rtl w:val="0"/>
        </w:rPr>
        <w:t xml:space="preserve">Brooke Lubinski, MOH &amp; Andres Andrews, BM  </w:t>
      </w:r>
      <w:r w:rsidDel="00000000" w:rsidR="00000000" w:rsidRPr="00000000">
        <w:rPr>
          <w:rtl w:val="0"/>
        </w:rPr>
      </w:r>
    </w:p>
    <w:p w:rsidR="00000000" w:rsidDel="00000000" w:rsidP="00000000" w:rsidRDefault="00000000" w:rsidRPr="00000000" w14:paraId="00000083">
      <w:pPr>
        <w:spacing w:after="138"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4">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Cake Cutting:</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5">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Approximate Start Time:</w:t>
      </w:r>
      <w:r w:rsidDel="00000000" w:rsidR="00000000" w:rsidRPr="00000000">
        <w:rPr>
          <w:rFonts w:ascii="Times New Roman" w:cs="Times New Roman" w:eastAsia="Times New Roman" w:hAnsi="Times New Roman"/>
          <w:rtl w:val="0"/>
        </w:rPr>
        <w:t xml:space="preserve"> 7:45pm after dinner</w:t>
      </w:r>
      <w:r w:rsidDel="00000000" w:rsidR="00000000" w:rsidRPr="00000000">
        <w:rPr>
          <w:rtl w:val="0"/>
        </w:rPr>
      </w:r>
    </w:p>
    <w:p w:rsidR="00000000" w:rsidDel="00000000" w:rsidP="00000000" w:rsidRDefault="00000000" w:rsidRPr="00000000" w14:paraId="00000086">
      <w:pPr>
        <w:spacing w:after="139" w:line="264" w:lineRule="auto"/>
        <w:ind w:left="-5" w:hanging="10"/>
        <w:rPr/>
      </w:pPr>
      <w:r w:rsidDel="00000000" w:rsidR="00000000" w:rsidRPr="00000000">
        <w:rPr>
          <w:rFonts w:ascii="Verdana" w:cs="Verdana" w:eastAsia="Verdana" w:hAnsi="Verdana"/>
          <w:b w:val="1"/>
          <w:bCs w:val="1"/>
          <w:sz w:val="24"/>
          <w:szCs w:val="24"/>
          <w:rtl w:val="0"/>
        </w:rPr>
        <w:t xml:space="preserve">Special Instructions: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7">
      <w:pPr>
        <w:spacing w:after="141"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8">
      <w:pPr>
        <w:spacing w:after="143" w:line="264" w:lineRule="auto"/>
        <w:ind w:left="-5" w:hanging="10"/>
        <w:rPr/>
      </w:pPr>
      <w:r w:rsidDel="00000000" w:rsidR="00000000" w:rsidRPr="00000000">
        <w:rPr>
          <w:rFonts w:ascii="Verdana" w:cs="Verdana" w:eastAsia="Verdana" w:hAnsi="Verdana"/>
          <w:b w:val="1"/>
          <w:bCs w:val="1"/>
          <w:sz w:val="24"/>
          <w:szCs w:val="24"/>
          <w:rtl w:val="0"/>
        </w:rPr>
        <w:t xml:space="preserve">Other:  </w:t>
      </w: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9">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Approximate Start Time: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A">
      <w:pPr>
        <w:spacing w:after="139" w:line="264" w:lineRule="auto"/>
        <w:ind w:left="-5" w:hanging="10"/>
        <w:rPr/>
      </w:pPr>
      <w:r w:rsidDel="00000000" w:rsidR="00000000" w:rsidRPr="00000000">
        <w:rPr>
          <w:rFonts w:ascii="Verdana" w:cs="Verdana" w:eastAsia="Verdana" w:hAnsi="Verdana"/>
          <w:b w:val="1"/>
          <w:bCs w:val="1"/>
          <w:sz w:val="24"/>
          <w:szCs w:val="24"/>
          <w:rtl w:val="0"/>
        </w:rPr>
        <w:t xml:space="preserve">Special Instructions: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B">
      <w:pPr>
        <w:spacing w:after="141"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C">
      <w:pPr>
        <w:spacing w:after="141" w:line="264" w:lineRule="auto"/>
        <w:ind w:left="-5" w:hanging="10"/>
        <w:rPr/>
      </w:pPr>
      <w:r w:rsidDel="00000000" w:rsidR="00000000" w:rsidRPr="00000000">
        <w:rPr>
          <w:rFonts w:ascii="Verdana" w:cs="Verdana" w:eastAsia="Verdana" w:hAnsi="Verdana"/>
          <w:b w:val="1"/>
          <w:bCs w:val="1"/>
          <w:sz w:val="24"/>
          <w:szCs w:val="24"/>
          <w:rtl w:val="0"/>
        </w:rPr>
        <w:t xml:space="preserve">Other:  </w:t>
      </w: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D">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Approximate Start Time: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E">
      <w:pPr>
        <w:spacing w:after="119" w:line="264" w:lineRule="auto"/>
        <w:ind w:left="-5" w:hanging="10"/>
        <w:rPr/>
      </w:pPr>
      <w:r w:rsidDel="00000000" w:rsidR="00000000" w:rsidRPr="00000000">
        <w:rPr>
          <w:rFonts w:ascii="Verdana" w:cs="Verdana" w:eastAsia="Verdana" w:hAnsi="Verdana"/>
          <w:b w:val="1"/>
          <w:bCs w:val="1"/>
          <w:sz w:val="24"/>
          <w:szCs w:val="24"/>
          <w:rtl w:val="0"/>
        </w:rPr>
        <w:t xml:space="preserve">Special Instructions: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8F">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0">
      <w:pPr>
        <w:spacing w:after="158"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1">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2">
      <w:pPr>
        <w:spacing w:after="158"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3">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4">
      <w:pPr>
        <w:spacing w:after="158"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5">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6">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7">
      <w:pPr>
        <w:spacing w:after="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8">
      <w:pPr>
        <w:pStyle w:val="Heading1"/>
        <w:spacing w:after="3" w:lineRule="auto"/>
        <w:ind w:left="10" w:right="55" w:hanging="10"/>
        <w:rPr/>
      </w:pPr>
      <w:r w:rsidDel="00000000" w:rsidR="00000000" w:rsidRPr="00000000">
        <w:rPr>
          <w:rFonts w:ascii="Verdana" w:cs="Verdana" w:eastAsia="Verdana" w:hAnsi="Verdana"/>
          <w:b w:val="1"/>
          <w:bCs w:val="1"/>
          <w:rtl w:val="0"/>
        </w:rPr>
        <w:t xml:space="preserve">ENTERTAINMENT SECTION</w:t>
      </w:r>
      <w:r w:rsidDel="00000000" w:rsidR="00000000" w:rsidRPr="00000000">
        <w:rPr>
          <w:rFonts w:ascii="Times New Roman" w:cs="Times New Roman" w:eastAsia="Times New Roman" w:hAnsi="Times New Roman"/>
          <w:sz w:val="22"/>
          <w:szCs w:val="22"/>
          <w:u w:val="none"/>
          <w:rtl w:val="0"/>
        </w:rPr>
        <w:t xml:space="preserve"> </w:t>
      </w:r>
      <w:r w:rsidDel="00000000" w:rsidR="00000000" w:rsidRPr="00000000">
        <w:rPr>
          <w:rtl w:val="0"/>
        </w:rPr>
      </w:r>
    </w:p>
    <w:p w:rsidR="00000000" w:rsidDel="00000000" w:rsidP="00000000" w:rsidRDefault="00000000" w:rsidRPr="00000000" w14:paraId="00000099">
      <w:pPr>
        <w:spacing w:after="207"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A">
      <w:pPr>
        <w:pStyle w:val="Heading2"/>
        <w:ind w:right="53"/>
        <w:rPr/>
      </w:pPr>
      <w:r w:rsidDel="00000000" w:rsidR="00000000" w:rsidRPr="00000000">
        <w:rPr>
          <w:rtl w:val="0"/>
        </w:rPr>
        <w:t xml:space="preserve">Band/DJ will arrive 1-2 hours prior to start of contract</w:t>
      </w:r>
      <w:r w:rsidDel="00000000" w:rsidR="00000000" w:rsidRPr="00000000">
        <w:rPr>
          <w:rFonts w:ascii="Times New Roman" w:cs="Times New Roman" w:eastAsia="Times New Roman" w:hAnsi="Times New Roman"/>
          <w:b w:val="0"/>
          <w:bCs w:val="0"/>
          <w:sz w:val="22"/>
          <w:szCs w:val="22"/>
          <w:rtl w:val="0"/>
        </w:rPr>
        <w:t xml:space="preserve"> </w:t>
      </w:r>
      <w:r w:rsidDel="00000000" w:rsidR="00000000" w:rsidRPr="00000000">
        <w:rPr>
          <w:rtl w:val="0"/>
        </w:rPr>
      </w:r>
    </w:p>
    <w:p w:rsidR="00000000" w:rsidDel="00000000" w:rsidP="00000000" w:rsidRDefault="00000000" w:rsidRPr="00000000" w14:paraId="0000009B">
      <w:pPr>
        <w:spacing w:after="192"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C">
      <w:pPr>
        <w:spacing w:after="124" w:line="258" w:lineRule="auto"/>
        <w:ind w:left="-5" w:right="45" w:hanging="10"/>
        <w:rPr/>
      </w:pPr>
      <w:r w:rsidDel="00000000" w:rsidR="00000000" w:rsidRPr="00000000">
        <w:rPr>
          <w:rFonts w:ascii="Verdana" w:cs="Verdana" w:eastAsia="Verdana" w:hAnsi="Verdana"/>
          <w:sz w:val="24"/>
          <w:szCs w:val="24"/>
          <w:rtl w:val="0"/>
        </w:rPr>
        <w:t xml:space="preserve">Some of our wedding packages include audio support for your ceremony with or without live music. If you have elected to have this service please fill out the following section.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D">
      <w:pPr>
        <w:spacing w:after="192"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E">
      <w:pPr>
        <w:spacing w:after="107" w:line="271" w:lineRule="auto"/>
        <w:rPr/>
      </w:pPr>
      <w:r w:rsidDel="00000000" w:rsidR="00000000" w:rsidRPr="00000000">
        <w:rPr>
          <w:rFonts w:ascii="Verdana" w:cs="Verdana" w:eastAsia="Verdana" w:hAnsi="Verdana"/>
          <w:b w:val="1"/>
          <w:bCs w:val="1"/>
          <w:sz w:val="24"/>
          <w:szCs w:val="24"/>
          <w:u w:val="single"/>
          <w:rtl w:val="0"/>
        </w:rPr>
        <w:t xml:space="preserve">Ceremony Music </w:t>
      </w:r>
      <w:r w:rsidDel="00000000" w:rsidR="00000000" w:rsidRPr="00000000">
        <w:rPr>
          <w:rFonts w:ascii="Verdana" w:cs="Verdana" w:eastAsia="Verdana" w:hAnsi="Verdana"/>
          <w:i w:val="1"/>
          <w:iCs w:val="1"/>
          <w:sz w:val="24"/>
          <w:szCs w:val="24"/>
          <w:rtl w:val="0"/>
        </w:rPr>
        <w:t xml:space="preserve">(If contracted for your ceremony, the hours contracted begins at the ceremony start time.)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F">
      <w:pPr>
        <w:spacing w:after="194"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0">
      <w:pPr>
        <w:spacing w:after="124" w:line="258" w:lineRule="auto"/>
        <w:ind w:left="-5" w:right="45" w:hanging="10"/>
        <w:rPr/>
      </w:pPr>
      <w:r w:rsidDel="00000000" w:rsidR="00000000" w:rsidRPr="00000000">
        <w:rPr>
          <w:rFonts w:ascii="Verdana" w:cs="Verdana" w:eastAsia="Verdana" w:hAnsi="Verdana"/>
          <w:sz w:val="24"/>
          <w:szCs w:val="24"/>
          <w:rtl w:val="0"/>
        </w:rPr>
        <w:t xml:space="preserve">The beautiful wedding ceremony you carefully created is among one of the most important aspects of your wedding day.  Please check with your venue to see if you will need audio support, to include wireless microphones, prelude, and/or musical accompaniment.  If you wish to include this service in your package, please contact the us to discuss costs.  The musician and instrumentation can be selected by you or we can recommend based on the best fit for your song selections below, or style preferences.  For a list of songs previously performed during the ceremony, please please request a ceremony song list.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1">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2">
      <w:pPr>
        <w:spacing w:after="194"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3">
      <w:pPr>
        <w:spacing w:after="124" w:line="258" w:lineRule="auto"/>
        <w:ind w:left="-5" w:right="45" w:hanging="10"/>
        <w:rPr/>
      </w:pPr>
      <w:r w:rsidDel="00000000" w:rsidR="00000000" w:rsidRPr="00000000">
        <w:rPr>
          <w:rFonts w:ascii="Verdana" w:cs="Verdana" w:eastAsia="Verdana" w:hAnsi="Verdana"/>
          <w:sz w:val="24"/>
          <w:szCs w:val="24"/>
          <w:rtl w:val="0"/>
        </w:rPr>
        <w:t xml:space="preserve">If battery powered amp (i.e.beach wedding) is needed please check put an “x” in following box: </w:t>
      </w: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4">
      <w:pPr>
        <w:spacing w:after="124" w:line="258" w:lineRule="auto"/>
        <w:ind w:left="-5" w:right="45" w:hanging="10"/>
        <w:rPr/>
      </w:pPr>
      <w:r w:rsidDel="00000000" w:rsidR="00000000" w:rsidRPr="00000000">
        <w:rPr>
          <w:rFonts w:ascii="Verdana" w:cs="Verdana" w:eastAsia="Verdana" w:hAnsi="Verdana"/>
          <w:sz w:val="24"/>
          <w:szCs w:val="24"/>
          <w:rtl w:val="0"/>
        </w:rPr>
        <w:t xml:space="preserve">*Vibrant Productions needs to be notified of this as soon as possible to make sure we have the necessary equipment.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5">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6">
      <w:pPr>
        <w:spacing w:after="204"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7">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Prelude:</w:t>
      </w:r>
      <w:r w:rsidDel="00000000" w:rsidR="00000000" w:rsidRPr="00000000">
        <w:rPr>
          <w:rFonts w:ascii="Times New Roman" w:cs="Times New Roman" w:eastAsia="Times New Roman" w:hAnsi="Times New Roman"/>
          <w:rtl w:val="0"/>
        </w:rPr>
        <w:t xml:space="preserve"> Dealer’s choice - whatever you’re good with/fits the vibe!</w:t>
      </w:r>
      <w:r w:rsidDel="00000000" w:rsidR="00000000" w:rsidRPr="00000000">
        <w:rPr>
          <w:rtl w:val="0"/>
        </w:rPr>
      </w:r>
    </w:p>
    <w:p w:rsidR="00000000" w:rsidDel="00000000" w:rsidP="00000000" w:rsidRDefault="00000000" w:rsidRPr="00000000" w14:paraId="000000A8">
      <w:pPr>
        <w:spacing w:after="119" w:line="264" w:lineRule="auto"/>
        <w:ind w:left="-5" w:hanging="10"/>
        <w:rPr/>
      </w:pPr>
      <w:r w:rsidDel="00000000" w:rsidR="00000000" w:rsidRPr="00000000">
        <w:rPr>
          <w:rFonts w:ascii="Verdana" w:cs="Verdana" w:eastAsia="Verdana" w:hAnsi="Verdana"/>
          <w:b w:val="1"/>
          <w:bCs w:val="1"/>
          <w:sz w:val="24"/>
          <w:szCs w:val="24"/>
          <w:rtl w:val="0"/>
        </w:rPr>
        <w:t xml:space="preserve">Selections: </w:t>
      </w:r>
      <w:r w:rsidDel="00000000" w:rsidR="00000000" w:rsidRPr="00000000">
        <w:rPr>
          <w:rtl w:val="0"/>
        </w:rPr>
      </w:r>
    </w:p>
    <w:p w:rsidR="00000000" w:rsidDel="00000000" w:rsidP="00000000" w:rsidRDefault="00000000" w:rsidRPr="00000000" w14:paraId="000000A9">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A">
      <w:pPr>
        <w:spacing w:after="207"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B">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Notes: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C">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Start time: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D">
      <w:pPr>
        <w:spacing w:after="117" w:line="264" w:lineRule="auto"/>
        <w:ind w:left="-5" w:hanging="10"/>
        <w:rPr/>
      </w:pPr>
      <w:r w:rsidDel="00000000" w:rsidR="00000000" w:rsidRPr="00000000">
        <w:rPr>
          <w:rFonts w:ascii="Verdana" w:cs="Verdana" w:eastAsia="Verdana" w:hAnsi="Verdana"/>
          <w:b w:val="1"/>
          <w:bCs w:val="1"/>
          <w:sz w:val="24"/>
          <w:szCs w:val="24"/>
          <w:rtl w:val="0"/>
        </w:rPr>
        <w:t xml:space="preserve">Mp3 or Live?.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E">
      <w:pPr>
        <w:spacing w:after="158"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AF">
      <w:pPr>
        <w:spacing w:after="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B0">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Ceremony:</w:t>
      </w:r>
      <w:r w:rsidDel="00000000" w:rsidR="00000000" w:rsidRPr="00000000">
        <w:rPr>
          <w:rFonts w:ascii="Times New Roman" w:cs="Times New Roman" w:eastAsia="Times New Roman" w:hAnsi="Times New Roman"/>
          <w:rtl w:val="0"/>
        </w:rPr>
        <w:t xml:space="preserve"> Solo acoustic guitar</w:t>
      </w:r>
      <w:r w:rsidDel="00000000" w:rsidR="00000000" w:rsidRPr="00000000">
        <w:rPr>
          <w:rtl w:val="0"/>
        </w:rPr>
      </w:r>
    </w:p>
    <w:p w:rsidR="00000000" w:rsidDel="00000000" w:rsidP="00000000" w:rsidRDefault="00000000" w:rsidRPr="00000000" w14:paraId="000000B1">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Start Time:</w:t>
      </w:r>
      <w:r w:rsidDel="00000000" w:rsidR="00000000" w:rsidRPr="00000000">
        <w:rPr>
          <w:rFonts w:ascii="Times New Roman" w:cs="Times New Roman" w:eastAsia="Times New Roman" w:hAnsi="Times New Roman"/>
          <w:rtl w:val="0"/>
        </w:rPr>
        <w:t xml:space="preserve"> 4:30</w:t>
      </w:r>
      <w:r w:rsidDel="00000000" w:rsidR="00000000" w:rsidRPr="00000000">
        <w:rPr>
          <w:rtl w:val="0"/>
        </w:rPr>
      </w:r>
    </w:p>
    <w:p w:rsidR="00000000" w:rsidDel="00000000" w:rsidP="00000000" w:rsidRDefault="00000000" w:rsidRPr="00000000" w14:paraId="000000B2">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Bridal Party Processional song:</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B3">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Artist: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B4">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Album:</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B5">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Who will walk to this?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B6">
      <w:pPr>
        <w:rPr/>
      </w:pPr>
      <w:r w:rsidDel="00000000" w:rsidR="00000000" w:rsidRPr="00000000">
        <w:rPr>
          <w:rFonts w:ascii="Verdana" w:cs="Verdana" w:eastAsia="Verdana" w:hAnsi="Verdana"/>
          <w:b w:val="1"/>
          <w:bCs w:val="1"/>
          <w:sz w:val="24"/>
          <w:szCs w:val="24"/>
          <w:rtl w:val="0"/>
        </w:rPr>
        <w:t xml:space="preserve"> </w:t>
      </w:r>
      <w:r w:rsidDel="00000000" w:rsidR="00000000" w:rsidRPr="00000000">
        <w:rPr>
          <w:rtl w:val="0"/>
        </w:rPr>
      </w:r>
    </w:p>
    <w:p w:rsidR="00000000" w:rsidDel="00000000" w:rsidP="00000000" w:rsidRDefault="00000000" w:rsidRPr="00000000" w14:paraId="000000B7">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Groom Processional Song: Better Together</w:t>
      </w:r>
      <w:r w:rsidDel="00000000" w:rsidR="00000000" w:rsidRPr="00000000">
        <w:rPr>
          <w:rtl w:val="0"/>
        </w:rPr>
      </w:r>
    </w:p>
    <w:p w:rsidR="00000000" w:rsidDel="00000000" w:rsidP="00000000" w:rsidRDefault="00000000" w:rsidRPr="00000000" w14:paraId="000000B8">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Start Time: </w:t>
      </w:r>
      <w:r w:rsidDel="00000000" w:rsidR="00000000" w:rsidRPr="00000000">
        <w:rPr>
          <w:rtl w:val="0"/>
        </w:rPr>
      </w:r>
    </w:p>
    <w:p w:rsidR="00000000" w:rsidDel="00000000" w:rsidP="00000000" w:rsidRDefault="00000000" w:rsidRPr="00000000" w14:paraId="000000B9">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Artist:</w:t>
      </w:r>
      <w:r w:rsidDel="00000000" w:rsidR="00000000" w:rsidRPr="00000000">
        <w:rPr>
          <w:rFonts w:ascii="Times New Roman" w:cs="Times New Roman" w:eastAsia="Times New Roman" w:hAnsi="Times New Roman"/>
          <w:rtl w:val="0"/>
        </w:rPr>
        <w:t xml:space="preserve"> Jack Johnson</w:t>
      </w:r>
      <w:r w:rsidDel="00000000" w:rsidR="00000000" w:rsidRPr="00000000">
        <w:rPr>
          <w:rtl w:val="0"/>
        </w:rPr>
      </w:r>
    </w:p>
    <w:p w:rsidR="00000000" w:rsidDel="00000000" w:rsidP="00000000" w:rsidRDefault="00000000" w:rsidRPr="00000000" w14:paraId="000000BA">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Album:</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BB">
      <w:pPr>
        <w:rPr/>
      </w:pPr>
      <w:r w:rsidDel="00000000" w:rsidR="00000000" w:rsidRPr="00000000">
        <w:rPr>
          <w:rFonts w:ascii="Verdana" w:cs="Verdana" w:eastAsia="Verdana" w:hAnsi="Verdana"/>
          <w:b w:val="1"/>
          <w:bCs w:val="1"/>
          <w:sz w:val="24"/>
          <w:szCs w:val="24"/>
          <w:rtl w:val="0"/>
        </w:rPr>
        <w:t xml:space="preserve"> </w:t>
      </w:r>
      <w:r w:rsidDel="00000000" w:rsidR="00000000" w:rsidRPr="00000000">
        <w:rPr>
          <w:rtl w:val="0"/>
        </w:rPr>
      </w:r>
    </w:p>
    <w:p w:rsidR="00000000" w:rsidDel="00000000" w:rsidP="00000000" w:rsidRDefault="00000000" w:rsidRPr="00000000" w14:paraId="000000BC">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Bride Processional Song: Here Comes the Sun</w:t>
      </w:r>
      <w:r w:rsidDel="00000000" w:rsidR="00000000" w:rsidRPr="00000000">
        <w:rPr>
          <w:rtl w:val="0"/>
        </w:rPr>
      </w:r>
    </w:p>
    <w:p w:rsidR="00000000" w:rsidDel="00000000" w:rsidP="00000000" w:rsidRDefault="00000000" w:rsidRPr="00000000" w14:paraId="000000BD">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Start Time: </w:t>
      </w:r>
      <w:r w:rsidDel="00000000" w:rsidR="00000000" w:rsidRPr="00000000">
        <w:rPr>
          <w:rtl w:val="0"/>
        </w:rPr>
      </w:r>
    </w:p>
    <w:p w:rsidR="00000000" w:rsidDel="00000000" w:rsidP="00000000" w:rsidRDefault="00000000" w:rsidRPr="00000000" w14:paraId="000000BE">
      <w:pPr>
        <w:spacing w:after="169" w:line="264" w:lineRule="auto"/>
        <w:ind w:left="-5" w:hanging="10"/>
        <w:rPr>
          <w:rFonts w:ascii="Times New Roman" w:cs="Times New Roman" w:eastAsia="Times New Roman" w:hAnsi="Times New Roman"/>
        </w:rPr>
      </w:pPr>
      <w:r w:rsidDel="00000000" w:rsidR="00000000" w:rsidRPr="00000000">
        <w:rPr>
          <w:rFonts w:ascii="Verdana" w:cs="Verdana" w:eastAsia="Verdana" w:hAnsi="Verdana"/>
          <w:b w:val="1"/>
          <w:bCs w:val="1"/>
          <w:sz w:val="24"/>
          <w:szCs w:val="24"/>
          <w:rtl w:val="0"/>
        </w:rPr>
        <w:t xml:space="preserve">Artist:</w:t>
      </w:r>
      <w:r w:rsidDel="00000000" w:rsidR="00000000" w:rsidRPr="00000000">
        <w:rPr>
          <w:rFonts w:ascii="Times New Roman" w:cs="Times New Roman" w:eastAsia="Times New Roman" w:hAnsi="Times New Roman"/>
          <w:rtl w:val="0"/>
        </w:rPr>
        <w:t xml:space="preserve"> The Beatles</w:t>
      </w:r>
    </w:p>
    <w:p w:rsidR="00000000" w:rsidDel="00000000" w:rsidP="00000000" w:rsidRDefault="00000000" w:rsidRPr="00000000" w14:paraId="000000BF">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Album:</w:t>
      </w:r>
      <w:r w:rsidDel="00000000" w:rsidR="00000000" w:rsidRPr="00000000">
        <w:rPr>
          <w:rFonts w:ascii="Times New Roman" w:cs="Times New Roman" w:eastAsia="Times New Roman" w:hAnsi="Times New Roman"/>
          <w:rtl w:val="0"/>
        </w:rPr>
        <w:t xml:space="preserve"> Abbey Road</w:t>
      </w:r>
      <w:r w:rsidDel="00000000" w:rsidR="00000000" w:rsidRPr="00000000">
        <w:rPr>
          <w:rtl w:val="0"/>
        </w:rPr>
      </w:r>
    </w:p>
    <w:p w:rsidR="00000000" w:rsidDel="00000000" w:rsidP="00000000" w:rsidRDefault="00000000" w:rsidRPr="00000000" w14:paraId="000000C0">
      <w:pPr>
        <w:spacing w:after="194"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C1">
      <w:pPr>
        <w:spacing w:after="170" w:lineRule="auto"/>
        <w:rPr/>
      </w:pPr>
      <w:r w:rsidDel="00000000" w:rsidR="00000000" w:rsidRPr="00000000">
        <w:rPr>
          <w:rFonts w:ascii="Verdana" w:cs="Verdana" w:eastAsia="Verdana" w:hAnsi="Verdana"/>
          <w:b w:val="1"/>
          <w:bCs w:val="1"/>
          <w:sz w:val="24"/>
          <w:szCs w:val="24"/>
          <w:rtl w:val="0"/>
        </w:rPr>
        <w:t xml:space="preserve"> </w:t>
      </w:r>
      <w:r w:rsidDel="00000000" w:rsidR="00000000" w:rsidRPr="00000000">
        <w:rPr>
          <w:rtl w:val="0"/>
        </w:rPr>
      </w:r>
    </w:p>
    <w:p w:rsidR="00000000" w:rsidDel="00000000" w:rsidP="00000000" w:rsidRDefault="00000000" w:rsidRPr="00000000" w14:paraId="000000C2">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Recessional (exit) song:</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C3">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Song Title: Signed, Sealed, Delivered</w:t>
      </w:r>
      <w:r w:rsidDel="00000000" w:rsidR="00000000" w:rsidRPr="00000000">
        <w:rPr>
          <w:rtl w:val="0"/>
        </w:rPr>
      </w:r>
    </w:p>
    <w:p w:rsidR="00000000" w:rsidDel="00000000" w:rsidP="00000000" w:rsidRDefault="00000000" w:rsidRPr="00000000" w14:paraId="000000C4">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Artist:</w:t>
      </w:r>
      <w:r w:rsidDel="00000000" w:rsidR="00000000" w:rsidRPr="00000000">
        <w:rPr>
          <w:rFonts w:ascii="Times New Roman" w:cs="Times New Roman" w:eastAsia="Times New Roman" w:hAnsi="Times New Roman"/>
          <w:rtl w:val="0"/>
        </w:rPr>
        <w:t xml:space="preserve"> Stevie Wonder</w:t>
      </w:r>
      <w:r w:rsidDel="00000000" w:rsidR="00000000" w:rsidRPr="00000000">
        <w:rPr>
          <w:rtl w:val="0"/>
        </w:rPr>
      </w:r>
    </w:p>
    <w:p w:rsidR="00000000" w:rsidDel="00000000" w:rsidP="00000000" w:rsidRDefault="00000000" w:rsidRPr="00000000" w14:paraId="000000C5">
      <w:pPr>
        <w:spacing w:after="119" w:line="264" w:lineRule="auto"/>
        <w:ind w:left="-5" w:hanging="10"/>
        <w:rPr/>
      </w:pPr>
      <w:r w:rsidDel="00000000" w:rsidR="00000000" w:rsidRPr="00000000">
        <w:rPr>
          <w:rFonts w:ascii="Verdana" w:cs="Verdana" w:eastAsia="Verdana" w:hAnsi="Verdana"/>
          <w:b w:val="1"/>
          <w:bCs w:val="1"/>
          <w:sz w:val="24"/>
          <w:szCs w:val="24"/>
          <w:rtl w:val="0"/>
        </w:rPr>
        <w:t xml:space="preserve">Album:</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C6">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C7">
      <w:pPr>
        <w:spacing w:after="207"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C8">
      <w:pPr>
        <w:spacing w:after="159" w:line="258" w:lineRule="auto"/>
        <w:ind w:left="-5" w:right="45" w:hanging="10"/>
        <w:rPr/>
      </w:pPr>
      <w:r w:rsidDel="00000000" w:rsidR="00000000" w:rsidRPr="00000000">
        <w:rPr>
          <w:rFonts w:ascii="Verdana" w:cs="Verdana" w:eastAsia="Verdana" w:hAnsi="Verdana"/>
          <w:sz w:val="24"/>
          <w:szCs w:val="24"/>
          <w:rtl w:val="0"/>
        </w:rPr>
        <w:t xml:space="preserve">What we need from the venue: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C9">
      <w:pPr>
        <w:numPr>
          <w:ilvl w:val="0"/>
          <w:numId w:val="2"/>
        </w:numPr>
        <w:spacing w:after="166" w:line="261.99999999999994" w:lineRule="auto"/>
        <w:ind w:left="1440" w:right="45" w:hanging="720"/>
        <w:rPr/>
      </w:pPr>
      <w:r w:rsidDel="00000000" w:rsidR="00000000" w:rsidRPr="00000000">
        <w:rPr>
          <w:rFonts w:ascii="Verdana" w:cs="Verdana" w:eastAsia="Verdana" w:hAnsi="Verdana"/>
          <w:sz w:val="24"/>
          <w:szCs w:val="24"/>
          <w:rtl w:val="0"/>
        </w:rPr>
        <w:t xml:space="preserve">Power source within 20 ft. and musician/equipment within 30ft. of front of ceremony  </w:t>
      </w:r>
      <w:r w:rsidDel="00000000" w:rsidR="00000000" w:rsidRPr="00000000">
        <w:rPr>
          <w:rFonts w:ascii="Verdana" w:cs="Verdana" w:eastAsia="Verdana" w:hAnsi="Verdana"/>
          <w:color w:val="ff0000"/>
          <w:sz w:val="24"/>
          <w:szCs w:val="24"/>
          <w:rtl w:val="0"/>
        </w:rPr>
        <w:t xml:space="preserve">*</w:t>
      </w:r>
      <w:r w:rsidDel="00000000" w:rsidR="00000000" w:rsidRPr="00000000">
        <w:rPr>
          <w:rFonts w:ascii="Verdana" w:cs="Verdana" w:eastAsia="Verdana" w:hAnsi="Verdana"/>
          <w:b w:val="1"/>
          <w:bCs w:val="1"/>
          <w:color w:val="ff0000"/>
          <w:sz w:val="24"/>
          <w:szCs w:val="24"/>
          <w:rtl w:val="0"/>
        </w:rPr>
        <w:t xml:space="preserve">Please note if there is no power source for ceremony it will be performed on an ACOUSTIC GUITAR</w:t>
      </w:r>
      <w:r w:rsidDel="00000000" w:rsidR="00000000" w:rsidRPr="00000000">
        <w:rPr>
          <w:rFonts w:ascii="Verdana" w:cs="Verdana" w:eastAsia="Verdana" w:hAnsi="Verdana"/>
          <w:color w:val="ff0000"/>
          <w:sz w:val="24"/>
          <w:szCs w:val="24"/>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CA">
      <w:pPr>
        <w:numPr>
          <w:ilvl w:val="0"/>
          <w:numId w:val="2"/>
        </w:numPr>
        <w:spacing w:after="180" w:lineRule="auto"/>
        <w:ind w:left="1440" w:right="45" w:hanging="720"/>
        <w:rPr/>
      </w:pPr>
      <w:r w:rsidDel="00000000" w:rsidR="00000000" w:rsidRPr="00000000">
        <w:rPr>
          <w:rFonts w:ascii="Verdana" w:cs="Verdana" w:eastAsia="Verdana" w:hAnsi="Verdana"/>
          <w:sz w:val="24"/>
          <w:szCs w:val="24"/>
          <w:rtl w:val="0"/>
        </w:rPr>
        <w:t xml:space="preserve">Small table 2’ x 2’ (with matching linen)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CB">
      <w:pPr>
        <w:numPr>
          <w:ilvl w:val="0"/>
          <w:numId w:val="2"/>
        </w:numPr>
        <w:spacing w:after="124" w:line="258" w:lineRule="auto"/>
        <w:ind w:left="1440" w:right="45" w:hanging="720"/>
        <w:rPr/>
      </w:pPr>
      <w:r w:rsidDel="00000000" w:rsidR="00000000" w:rsidRPr="00000000">
        <w:rPr>
          <w:rFonts w:ascii="Verdana" w:cs="Verdana" w:eastAsia="Verdana" w:hAnsi="Verdana"/>
          <w:sz w:val="24"/>
          <w:szCs w:val="24"/>
          <w:rtl w:val="0"/>
        </w:rPr>
        <w:t xml:space="preserve">2 chairs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CC">
      <w:pPr>
        <w:spacing w:after="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CD">
      <w:pPr>
        <w:spacing w:after="117" w:line="264" w:lineRule="auto"/>
        <w:ind w:left="-5" w:hanging="10"/>
        <w:rPr/>
      </w:pPr>
      <w:r w:rsidDel="00000000" w:rsidR="00000000" w:rsidRPr="00000000">
        <w:rPr>
          <w:rFonts w:ascii="Verdana" w:cs="Verdana" w:eastAsia="Verdana" w:hAnsi="Verdana"/>
          <w:b w:val="1"/>
          <w:bCs w:val="1"/>
          <w:sz w:val="24"/>
          <w:szCs w:val="24"/>
          <w:rtl w:val="0"/>
        </w:rPr>
        <w:t xml:space="preserve">Feel free to use the box below for any additional notes or items for discussion for your ceremony.</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CE">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CF">
      <w:pPr>
        <w:spacing w:after="158"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D0">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D1">
      <w:pPr>
        <w:spacing w:after="207"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D2">
      <w:pPr>
        <w:spacing w:after="172" w:lineRule="auto"/>
        <w:ind w:left="-5" w:hanging="10"/>
        <w:rPr/>
      </w:pPr>
      <w:r w:rsidDel="00000000" w:rsidR="00000000" w:rsidRPr="00000000">
        <w:rPr>
          <w:rFonts w:ascii="Verdana" w:cs="Verdana" w:eastAsia="Verdana" w:hAnsi="Verdana"/>
          <w:b w:val="1"/>
          <w:bCs w:val="1"/>
          <w:sz w:val="24"/>
          <w:szCs w:val="24"/>
          <w:u w:val="single"/>
          <w:rtl w:val="0"/>
        </w:rPr>
        <w:t xml:space="preserve">Cocktail Music</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D3">
      <w:pPr>
        <w:spacing w:after="121" w:line="261.99999999999994" w:lineRule="auto"/>
        <w:ind w:right="186"/>
        <w:jc w:val="both"/>
        <w:rPr/>
      </w:pPr>
      <w:r w:rsidDel="00000000" w:rsidR="00000000" w:rsidRPr="00000000">
        <w:rPr>
          <w:rFonts w:ascii="Verdana" w:cs="Verdana" w:eastAsia="Verdana" w:hAnsi="Verdana"/>
          <w:sz w:val="24"/>
          <w:szCs w:val="24"/>
          <w:rtl w:val="0"/>
        </w:rPr>
        <w:t xml:space="preserve">Our standard cocktail hour includes one musician (Guitar or Keys).  To upgrade to our sophisticated cocktail hour package, additional musicians can be added for a fee per musician.  Please contact the office to discuss details if interested.  You may choose to have a live musician, our iPod mix or a custom playlist of mp3s that you provide for this time.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D4">
      <w:pPr>
        <w:spacing w:after="205"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D5">
      <w:pPr>
        <w:spacing w:after="174" w:line="258" w:lineRule="auto"/>
        <w:ind w:left="-5" w:right="45" w:hanging="10"/>
        <w:rPr/>
      </w:pPr>
      <w:r w:rsidDel="00000000" w:rsidR="00000000" w:rsidRPr="00000000">
        <w:rPr>
          <w:rFonts w:ascii="Verdana" w:cs="Verdana" w:eastAsia="Verdana" w:hAnsi="Verdana"/>
          <w:sz w:val="24"/>
          <w:szCs w:val="24"/>
          <w:rtl w:val="0"/>
        </w:rPr>
        <w:t xml:space="preserve">What we need from the venue: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D6">
      <w:pPr>
        <w:numPr>
          <w:ilvl w:val="0"/>
          <w:numId w:val="2"/>
        </w:numPr>
        <w:spacing w:after="182" w:line="258" w:lineRule="auto"/>
        <w:ind w:left="1440" w:right="45" w:hanging="720"/>
        <w:rPr/>
      </w:pPr>
      <w:r w:rsidDel="00000000" w:rsidR="00000000" w:rsidRPr="00000000">
        <w:rPr>
          <w:rFonts w:ascii="Verdana" w:cs="Verdana" w:eastAsia="Verdana" w:hAnsi="Verdana"/>
          <w:sz w:val="24"/>
          <w:szCs w:val="24"/>
          <w:rtl w:val="0"/>
        </w:rPr>
        <w:t xml:space="preserve">Power source within 20 ft.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D7">
      <w:pPr>
        <w:numPr>
          <w:ilvl w:val="0"/>
          <w:numId w:val="2"/>
        </w:numPr>
        <w:spacing w:after="124" w:line="258" w:lineRule="auto"/>
        <w:ind w:left="1440" w:right="45" w:hanging="720"/>
        <w:rPr/>
      </w:pPr>
      <w:r w:rsidDel="00000000" w:rsidR="00000000" w:rsidRPr="00000000">
        <w:rPr>
          <w:rFonts w:ascii="Verdana" w:cs="Verdana" w:eastAsia="Verdana" w:hAnsi="Verdana"/>
          <w:sz w:val="24"/>
          <w:szCs w:val="24"/>
          <w:rtl w:val="0"/>
        </w:rPr>
        <w:t xml:space="preserve">1 chair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D8">
      <w:pPr>
        <w:spacing w:after="205"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D9">
      <w:pPr>
        <w:spacing w:after="0" w:line="401" w:lineRule="auto"/>
        <w:ind w:left="345" w:right="8252" w:hanging="360"/>
        <w:rPr/>
      </w:pPr>
      <w:r w:rsidDel="00000000" w:rsidR="00000000" w:rsidRPr="00000000">
        <w:rPr>
          <w:rFonts w:ascii="Verdana" w:cs="Verdana" w:eastAsia="Verdana" w:hAnsi="Verdana"/>
          <w:b w:val="1"/>
          <w:bCs w:val="1"/>
          <w:sz w:val="24"/>
          <w:szCs w:val="24"/>
          <w:rtl w:val="0"/>
        </w:rPr>
        <w:t xml:space="preserve">Type (check one)</w:t>
      </w:r>
      <w:r w:rsidDel="00000000" w:rsidR="00000000" w:rsidRPr="00000000">
        <w:rPr>
          <w:rFonts w:ascii="Times New Roman" w:cs="Times New Roman" w:eastAsia="Times New Roman" w:hAnsi="Times New Roman"/>
          <w:rtl w:val="0"/>
        </w:rPr>
        <w:t xml:space="preserve"> </w:t>
      </w:r>
      <w:r w:rsidDel="00000000" w:rsidR="00000000" w:rsidRPr="00000000">
        <w:rPr>
          <w:rFonts w:ascii="Verdana" w:cs="Verdana" w:eastAsia="Verdana" w:hAnsi="Verdana"/>
          <w:sz w:val="24"/>
          <w:szCs w:val="24"/>
          <w:rtl w:val="0"/>
        </w:rPr>
        <w:t xml:space="preserve"> Live Musician</w:t>
      </w:r>
      <w:r w:rsidDel="00000000" w:rsidR="00000000" w:rsidRPr="00000000">
        <w:rPr>
          <w:rFonts w:ascii="Times New Roman" w:cs="Times New Roman" w:eastAsia="Times New Roman" w:hAnsi="Times New Roman"/>
          <w:rtl w:val="0"/>
        </w:rPr>
        <w:t xml:space="preserve"> </w:t>
      </w:r>
      <w:r w:rsidDel="00000000" w:rsidR="00000000" w:rsidRPr="00000000">
        <w:rPr>
          <w:rFonts w:ascii="Verdana" w:cs="Verdana" w:eastAsia="Verdana" w:hAnsi="Verdana"/>
          <w:b w:val="1"/>
          <w:bCs w:val="1"/>
          <w:sz w:val="24"/>
          <w:szCs w:val="24"/>
          <w:rtl w:val="0"/>
        </w:rPr>
        <w:t xml:space="preserve"> iPod </w:t>
      </w:r>
      <w:r w:rsidDel="00000000" w:rsidR="00000000" w:rsidRPr="00000000">
        <w:rPr>
          <w:rFonts w:ascii="Verdana" w:cs="Verdana" w:eastAsia="Verdana" w:hAnsi="Verdana"/>
          <w:sz w:val="24"/>
          <w:szCs w:val="24"/>
          <w:rtl w:val="0"/>
        </w:rPr>
        <w:t xml:space="preserve">Mix</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DA">
      <w:pPr>
        <w:spacing w:after="124" w:line="258" w:lineRule="auto"/>
        <w:ind w:left="-5" w:right="45" w:hanging="10"/>
        <w:rPr>
          <w:rFonts w:ascii="Times New Roman" w:cs="Times New Roman" w:eastAsia="Times New Roman" w:hAnsi="Times New Roman"/>
        </w:rPr>
      </w:pPr>
      <w:r w:rsidDel="00000000" w:rsidR="00000000" w:rsidRPr="00000000">
        <w:rPr>
          <w:rFonts w:ascii="Verdana" w:cs="Verdana" w:eastAsia="Verdana" w:hAnsi="Verdana"/>
          <w:sz w:val="24"/>
          <w:szCs w:val="24"/>
          <w:rtl w:val="0"/>
        </w:rPr>
        <w:t xml:space="preserve">     Create your own custom playlist* of MP3s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B">
      <w:pPr>
        <w:spacing w:after="124" w:line="258" w:lineRule="auto"/>
        <w:ind w:left="-5" w:right="45" w:hanging="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you need a source for these? </w:t>
      </w:r>
    </w:p>
    <w:p w:rsidR="00000000" w:rsidDel="00000000" w:rsidP="00000000" w:rsidRDefault="00000000" w:rsidRPr="00000000" w14:paraId="000000DC">
      <w:pPr>
        <w:spacing w:after="192"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sdt>
      <w:sdtPr>
        <w:lock w:val="contentLocked"/>
        <w:id w:val="-755827161"/>
        <w:tag w:val="goog_rdk_26"/>
      </w:sdtPr>
      <w:sdtContent>
        <w:tbl>
          <w:tblPr>
            <w:tblStyle w:val="Table1"/>
            <w:tblW w:w="4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2550"/>
            <w:tblGridChange w:id="0">
              <w:tblGrid>
                <w:gridCol w:w="1500"/>
                <w:gridCol w:w="2550"/>
              </w:tblGrid>
            </w:tblGridChange>
          </w:tblGrid>
          <w:tr>
            <w:trPr>
              <w:cantSplit w:val="0"/>
              <w:trHeight w:val="315" w:hRule="atLeast"/>
              <w:tblHeader w:val="0"/>
            </w:trPr>
            <w:sdt>
              <w:sdtPr>
                <w:lock w:val="contentLocked"/>
                <w:id w:val="635158743"/>
                <w:tag w:val="goog_rdk_0"/>
              </w:sdtPr>
              <w:sdtContent>
                <w:tc>
                  <w:tcPr>
                    <w:tcBorders>
                      <w:top w:color="cccccc" w:space="0" w:sz="3" w:val="single"/>
                      <w:left w:color="cccccc" w:space="0" w:sz="3" w:val="single"/>
                      <w:bottom w:color="000000"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Artist</w:t>
                    </w:r>
                  </w:p>
                </w:tc>
              </w:sdtContent>
            </w:sdt>
            <w:sdt>
              <w:sdtPr>
                <w:lock w:val="contentLocked"/>
                <w:id w:val="1591471535"/>
                <w:tag w:val="goog_rdk_1"/>
              </w:sdtPr>
              <w:sdtContent>
                <w:tc>
                  <w:tcPr>
                    <w:tcBorders>
                      <w:top w:color="cccccc" w:space="0" w:sz="3" w:val="single"/>
                      <w:left w:color="cccccc" w:space="0" w:sz="3" w:val="single"/>
                      <w:bottom w:color="000000"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Song</w:t>
                    </w:r>
                  </w:p>
                </w:tc>
              </w:sdtContent>
            </w:sdt>
          </w:tr>
          <w:tr>
            <w:trPr>
              <w:cantSplit w:val="0"/>
              <w:trHeight w:val="315" w:hRule="atLeast"/>
              <w:tblHeader w:val="0"/>
            </w:trPr>
            <w:sdt>
              <w:sdtPr>
                <w:lock w:val="contentLocked"/>
                <w:id w:val="1529983649"/>
                <w:tag w:val="goog_rdk_2"/>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Billy Strings</w:t>
                    </w:r>
                  </w:p>
                </w:tc>
              </w:sdtContent>
            </w:sdt>
            <w:sdt>
              <w:sdtPr>
                <w:lock w:val="contentLocked"/>
                <w:id w:val="-1837745663"/>
                <w:tag w:val="goog_rdk_3"/>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Gild the Lilly</w:t>
                    </w:r>
                  </w:p>
                </w:tc>
              </w:sdtContent>
            </w:sdt>
          </w:tr>
          <w:tr>
            <w:trPr>
              <w:cantSplit w:val="0"/>
              <w:trHeight w:val="315" w:hRule="atLeast"/>
              <w:tblHeader w:val="0"/>
            </w:trPr>
            <w:sdt>
              <w:sdtPr>
                <w:lock w:val="contentLocked"/>
                <w:id w:val="162631175"/>
                <w:tag w:val="goog_rdk_4"/>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Phish</w:t>
                    </w:r>
                  </w:p>
                </w:tc>
              </w:sdtContent>
            </w:sdt>
            <w:sdt>
              <w:sdtPr>
                <w:lock w:val="contentLocked"/>
                <w:id w:val="20292359"/>
                <w:tag w:val="goog_rdk_5"/>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Shade</w:t>
                    </w:r>
                  </w:p>
                </w:tc>
              </w:sdtContent>
            </w:sdt>
          </w:tr>
          <w:tr>
            <w:trPr>
              <w:cantSplit w:val="0"/>
              <w:trHeight w:val="315" w:hRule="atLeast"/>
              <w:tblHeader w:val="0"/>
            </w:trPr>
            <w:sdt>
              <w:sdtPr>
                <w:lock w:val="contentLocked"/>
                <w:id w:val="321696074"/>
                <w:tag w:val="goog_rdk_6"/>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Goose</w:t>
                    </w:r>
                  </w:p>
                </w:tc>
              </w:sdtContent>
            </w:sdt>
            <w:sdt>
              <w:sdtPr>
                <w:lock w:val="contentLocked"/>
                <w:id w:val="194675508"/>
                <w:tag w:val="goog_rdk_7"/>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Shama Lama Ding Dong (Live in Buffalo 2019.11.16)</w:t>
                    </w:r>
                  </w:p>
                </w:tc>
              </w:sdtContent>
            </w:sdt>
          </w:tr>
          <w:tr>
            <w:trPr>
              <w:cantSplit w:val="0"/>
              <w:trHeight w:val="540" w:hRule="atLeast"/>
              <w:tblHeader w:val="0"/>
            </w:trPr>
            <w:sdt>
              <w:sdtPr>
                <w:lock w:val="contentLocked"/>
                <w:id w:val="403648624"/>
                <w:tag w:val="goog_rdk_8"/>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Music Sounds Better with you</w:t>
                    </w:r>
                  </w:p>
                </w:tc>
              </w:sdtContent>
            </w:sdt>
            <w:sdt>
              <w:sdtPr>
                <w:lock w:val="contentLocked"/>
                <w:id w:val="1780924361"/>
                <w:tag w:val="goog_rdk_9"/>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Neal Frances</w:t>
                    </w:r>
                  </w:p>
                </w:tc>
              </w:sdtContent>
            </w:sdt>
          </w:tr>
          <w:tr>
            <w:trPr>
              <w:cantSplit w:val="0"/>
              <w:trHeight w:val="315" w:hRule="atLeast"/>
              <w:tblHeader w:val="0"/>
            </w:trPr>
            <w:sdt>
              <w:sdtPr>
                <w:lock w:val="contentLocked"/>
                <w:id w:val="2030784556"/>
                <w:tag w:val="goog_rdk_10"/>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Grateful Dead</w:t>
                    </w:r>
                  </w:p>
                </w:tc>
              </w:sdtContent>
            </w:sdt>
            <w:sdt>
              <w:sdtPr>
                <w:lock w:val="contentLocked"/>
                <w:id w:val="252304271"/>
                <w:tag w:val="goog_rdk_11"/>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They Love Each Other</w:t>
                    </w:r>
                  </w:p>
                </w:tc>
              </w:sdtContent>
            </w:sdt>
          </w:tr>
          <w:tr>
            <w:trPr>
              <w:cantSplit w:val="0"/>
              <w:trHeight w:val="315" w:hRule="atLeast"/>
              <w:tblHeader w:val="0"/>
            </w:trPr>
            <w:sdt>
              <w:sdtPr>
                <w:lock w:val="contentLocked"/>
                <w:id w:val="-354391117"/>
                <w:tag w:val="goog_rdk_12"/>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Lumineers</w:t>
                    </w:r>
                  </w:p>
                </w:tc>
              </w:sdtContent>
            </w:sdt>
            <w:sdt>
              <w:sdtPr>
                <w:lock w:val="contentLocked"/>
                <w:id w:val="2133308082"/>
                <w:tag w:val="goog_rdk_13"/>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must be the place</w:t>
                    </w:r>
                  </w:p>
                </w:tc>
              </w:sdtContent>
            </w:sdt>
          </w:tr>
          <w:tr>
            <w:trPr>
              <w:cantSplit w:val="0"/>
              <w:trHeight w:val="315" w:hRule="atLeast"/>
              <w:tblHeader w:val="0"/>
            </w:trPr>
            <w:sdt>
              <w:sdtPr>
                <w:lock w:val="contentLocked"/>
                <w:id w:val="-1056794906"/>
                <w:tag w:val="goog_rdk_14"/>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Tom Petty</w:t>
                    </w:r>
                  </w:p>
                </w:tc>
              </w:sdtContent>
            </w:sdt>
            <w:sdt>
              <w:sdtPr>
                <w:lock w:val="contentLocked"/>
                <w:id w:val="-323922010"/>
                <w:tag w:val="goog_rdk_15"/>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Wildflowers</w:t>
                    </w:r>
                  </w:p>
                </w:tc>
              </w:sdtContent>
            </w:sdt>
          </w:tr>
          <w:tr>
            <w:trPr>
              <w:cantSplit w:val="0"/>
              <w:trHeight w:val="540" w:hRule="atLeast"/>
              <w:tblHeader w:val="0"/>
            </w:trPr>
            <w:sdt>
              <w:sdtPr>
                <w:lock w:val="contentLocked"/>
                <w:id w:val="174690725"/>
                <w:tag w:val="goog_rdk_16"/>
              </w:sdtPr>
              <w:sdtContent>
                <w:tc>
                  <w:tcPr>
                    <w:tcBorders>
                      <w:top w:color="cccccc" w:space="0" w:sz="3" w:val="single"/>
                      <w:left w:color="cccccc" w:space="0" w:sz="3" w:val="single"/>
                      <w:bottom w:color="cccccc" w:space="0" w:sz="3" w:val="single"/>
                      <w:right w:color="cccccc" w:space="0" w:sz="3" w:val="single"/>
                    </w:tcBorders>
                    <w:shd w:fill="fafafb" w:val="clear"/>
                    <w:tcMar>
                      <w:top w:w="40.0" w:type="dxa"/>
                      <w:left w:w="40.0" w:type="dxa"/>
                      <w:bottom w:w="40.0" w:type="dxa"/>
                      <w:right w:w="40.0" w:type="dxa"/>
                    </w:tcMar>
                    <w:vAlign w:val="bottom"/>
                  </w:tcPr>
                  <w:p w:rsidR="00000000" w:rsidDel="00000000" w:rsidP="00000000" w:rsidRDefault="00000000" w:rsidRPr="00000000" w14:paraId="000000ED">
                    <w:pPr>
                      <w:widowControl w:val="0"/>
                      <w:spacing w:after="0" w:line="276" w:lineRule="auto"/>
                      <w:rPr>
                        <w:rFonts w:ascii="Arial" w:cs="Arial" w:eastAsia="Arial" w:hAnsi="Arial"/>
                        <w:sz w:val="20"/>
                        <w:szCs w:val="20"/>
                      </w:rPr>
                    </w:pPr>
                    <w:r w:rsidDel="00000000" w:rsidR="00000000" w:rsidRPr="00000000">
                      <w:rPr>
                        <w:rFonts w:ascii="Arial" w:cs="Arial" w:eastAsia="Arial" w:hAnsi="Arial"/>
                        <w:color w:val="333d42"/>
                        <w:sz w:val="20"/>
                        <w:szCs w:val="20"/>
                        <w:rtl w:val="0"/>
                      </w:rPr>
                      <w:t xml:space="preserve">Ray LaMontagne</w:t>
                    </w:r>
                    <w:r w:rsidDel="00000000" w:rsidR="00000000" w:rsidRPr="00000000">
                      <w:rPr>
                        <w:rtl w:val="0"/>
                      </w:rPr>
                    </w:r>
                  </w:p>
                </w:tc>
              </w:sdtContent>
            </w:sdt>
            <w:sdt>
              <w:sdtPr>
                <w:lock w:val="contentLocked"/>
                <w:id w:val="-2062892155"/>
                <w:tag w:val="goog_rdk_17"/>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You are the Best Thing</w:t>
                    </w:r>
                  </w:p>
                </w:tc>
              </w:sdtContent>
            </w:sdt>
          </w:tr>
          <w:tr>
            <w:trPr>
              <w:cantSplit w:val="0"/>
              <w:trHeight w:val="540" w:hRule="atLeast"/>
              <w:tblHeader w:val="0"/>
            </w:trPr>
            <w:sdt>
              <w:sdtPr>
                <w:lock w:val="contentLocked"/>
                <w:id w:val="-249372488"/>
                <w:tag w:val="goog_rdk_18"/>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Father John Misty</w:t>
                    </w:r>
                  </w:p>
                </w:tc>
              </w:sdtContent>
            </w:sdt>
            <w:sdt>
              <w:sdtPr>
                <w:lock w:val="contentLocked"/>
                <w:id w:val="-1204859761"/>
                <w:tag w:val="goog_rdk_19"/>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Real Love Baby</w:t>
                    </w:r>
                  </w:p>
                </w:tc>
              </w:sdtContent>
            </w:sdt>
          </w:tr>
          <w:tr>
            <w:trPr>
              <w:cantSplit w:val="0"/>
              <w:trHeight w:val="315" w:hRule="atLeast"/>
              <w:tblHeader w:val="0"/>
            </w:trPr>
            <w:sdt>
              <w:sdtPr>
                <w:lock w:val="contentLocked"/>
                <w:id w:val="447488018"/>
                <w:tag w:val="goog_rdk_20"/>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Noah Kahan</w:t>
                    </w:r>
                  </w:p>
                </w:tc>
              </w:sdtContent>
            </w:sdt>
            <w:sdt>
              <w:sdtPr>
                <w:lock w:val="contentLocked"/>
                <w:id w:val="477239226"/>
                <w:tag w:val="goog_rdk_21"/>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Stick Season</w:t>
                    </w:r>
                  </w:p>
                </w:tc>
              </w:sdtContent>
            </w:sdt>
          </w:tr>
          <w:tr>
            <w:trPr>
              <w:cantSplit w:val="0"/>
              <w:trHeight w:val="315" w:hRule="atLeast"/>
              <w:tblHeader w:val="0"/>
            </w:trPr>
            <w:sdt>
              <w:sdtPr>
                <w:lock w:val="contentLocked"/>
                <w:id w:val="-103292435"/>
                <w:tag w:val="goog_rdk_22"/>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Beatles</w:t>
                    </w:r>
                  </w:p>
                </w:tc>
              </w:sdtContent>
            </w:sdt>
            <w:sdt>
              <w:sdtPr>
                <w:lock w:val="contentLocked"/>
                <w:id w:val="-979961045"/>
                <w:tag w:val="goog_rdk_23"/>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Love me do</w:t>
                    </w:r>
                  </w:p>
                </w:tc>
              </w:sdtContent>
            </w:sdt>
          </w:tr>
          <w:tr>
            <w:trPr>
              <w:cantSplit w:val="0"/>
              <w:trHeight w:val="315" w:hRule="atLeast"/>
              <w:tblHeader w:val="0"/>
            </w:trPr>
            <w:sdt>
              <w:sdtPr>
                <w:lock w:val="contentLocked"/>
                <w:id w:val="-1672433856"/>
                <w:tag w:val="goog_rdk_24"/>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Chris Stapleton</w:t>
                    </w:r>
                  </w:p>
                </w:tc>
              </w:sdtContent>
            </w:sdt>
            <w:sdt>
              <w:sdtPr>
                <w:lock w:val="contentLocked"/>
                <w:id w:val="-183270875"/>
                <w:tag w:val="goog_rdk_25"/>
              </w:sdtPr>
              <w:sdtContent>
                <w:tc>
                  <w:tcPr>
                    <w:tcBorders>
                      <w:top w:color="cccccc" w:space="0" w:sz="3" w:val="single"/>
                      <w:left w:color="cccccc" w:space="0" w:sz="3" w:val="single"/>
                      <w:bottom w:color="cccccc" w:space="0" w:sz="3" w:val="single"/>
                      <w:right w:color="cccccc" w:space="0" w:sz="3"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Starting Over</w:t>
                    </w:r>
                  </w:p>
                </w:tc>
              </w:sdtContent>
            </w:sdt>
          </w:tr>
        </w:tbl>
      </w:sdtContent>
    </w:sdt>
    <w:p w:rsidR="00000000" w:rsidDel="00000000" w:rsidP="00000000" w:rsidRDefault="00000000" w:rsidRPr="00000000" w14:paraId="000000F7">
      <w:pPr>
        <w:spacing w:after="192" w:lineRule="auto"/>
        <w:rPr/>
      </w:pPr>
      <w:r w:rsidDel="00000000" w:rsidR="00000000" w:rsidRPr="00000000">
        <w:rPr>
          <w:rtl w:val="0"/>
        </w:rPr>
      </w:r>
    </w:p>
    <w:p w:rsidR="00000000" w:rsidDel="00000000" w:rsidP="00000000" w:rsidRDefault="00000000" w:rsidRPr="00000000" w14:paraId="000000F8">
      <w:pPr>
        <w:spacing w:after="156" w:lineRule="auto"/>
        <w:rPr/>
      </w:pPr>
      <w:r w:rsidDel="00000000" w:rsidR="00000000" w:rsidRPr="00000000">
        <w:rPr>
          <w:rFonts w:ascii="Times New Roman" w:cs="Times New Roman" w:eastAsia="Times New Roman" w:hAnsi="Times New Roman"/>
          <w:rtl w:val="0"/>
        </w:rPr>
        <w:t xml:space="preserve"> If there’s extra time - more in this general direction? </w:t>
      </w:r>
      <w:r w:rsidDel="00000000" w:rsidR="00000000" w:rsidRPr="00000000">
        <w:rPr>
          <w:rtl w:val="0"/>
        </w:rPr>
      </w:r>
    </w:p>
    <w:p w:rsidR="00000000" w:rsidDel="00000000" w:rsidP="00000000" w:rsidRDefault="00000000" w:rsidRPr="00000000" w14:paraId="000000F9">
      <w:pPr>
        <w:spacing w:after="158"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A">
      <w:pPr>
        <w:spacing w:after="204"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B">
      <w:pPr>
        <w:spacing w:after="172" w:lineRule="auto"/>
        <w:ind w:left="-5" w:hanging="10"/>
        <w:rPr/>
      </w:pPr>
      <w:r w:rsidDel="00000000" w:rsidR="00000000" w:rsidRPr="00000000">
        <w:rPr>
          <w:rFonts w:ascii="Verdana" w:cs="Verdana" w:eastAsia="Verdana" w:hAnsi="Verdana"/>
          <w:b w:val="1"/>
          <w:bCs w:val="1"/>
          <w:sz w:val="24"/>
          <w:szCs w:val="24"/>
          <w:u w:val="single"/>
          <w:rtl w:val="0"/>
        </w:rPr>
        <w:t xml:space="preserve">Reception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C">
      <w:pPr>
        <w:spacing w:after="124" w:line="258" w:lineRule="auto"/>
        <w:ind w:left="-5" w:right="45" w:hanging="10"/>
        <w:rPr/>
      </w:pPr>
      <w:r w:rsidDel="00000000" w:rsidR="00000000" w:rsidRPr="00000000">
        <w:rPr>
          <w:rFonts w:ascii="Verdana" w:cs="Verdana" w:eastAsia="Verdana" w:hAnsi="Verdana"/>
          <w:sz w:val="24"/>
          <w:szCs w:val="24"/>
          <w:rtl w:val="0"/>
        </w:rPr>
        <w:t xml:space="preserve">We would like to introduce those most important to you to your guests.  Please indicate who you would like us to announce as they enter the reception hall.  To avoid any embarrassment, please spell names phonetically so that we can ensure proper pronunciation.  Please indicate both artist and song title and if there is a specific time in the song you would like to use. MP3s work well for introductions, as the volume needs to fade in and out between announcements.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D">
      <w:pPr>
        <w:spacing w:after="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E">
      <w:pPr>
        <w:spacing w:after="118" w:line="264" w:lineRule="auto"/>
        <w:ind w:left="-5" w:hanging="10"/>
        <w:rPr/>
      </w:pPr>
      <w:r w:rsidDel="00000000" w:rsidR="00000000" w:rsidRPr="00000000">
        <w:rPr>
          <w:rFonts w:ascii="Verdana" w:cs="Verdana" w:eastAsia="Verdana" w:hAnsi="Verdana"/>
          <w:b w:val="1"/>
          <w:bCs w:val="1"/>
          <w:sz w:val="24"/>
          <w:szCs w:val="24"/>
          <w:rtl w:val="0"/>
        </w:rPr>
        <w:t xml:space="preserve">We recommend you to limit the number of introduction songs to </w:t>
      </w:r>
      <w:r w:rsidDel="00000000" w:rsidR="00000000" w:rsidRPr="00000000">
        <w:rPr>
          <w:rFonts w:ascii="Verdana" w:cs="Verdana" w:eastAsia="Verdana" w:hAnsi="Verdana"/>
          <w:b w:val="1"/>
          <w:bCs w:val="1"/>
          <w:color w:val="ff0000"/>
          <w:sz w:val="24"/>
          <w:szCs w:val="24"/>
          <w:rtl w:val="0"/>
        </w:rPr>
        <w:t xml:space="preserve">three</w:t>
      </w:r>
      <w:r w:rsidDel="00000000" w:rsidR="00000000" w:rsidRPr="00000000">
        <w:rPr>
          <w:rFonts w:ascii="Verdana" w:cs="Verdana" w:eastAsia="Verdana" w:hAnsi="Verdana"/>
          <w:b w:val="1"/>
          <w:bCs w:val="1"/>
          <w:sz w:val="24"/>
          <w:szCs w:val="24"/>
          <w:rtl w:val="0"/>
        </w:rPr>
        <w:t xml:space="preserve">, as it may sound awkward with too many selections. (i.e. grandparents/parents get one song, bridal party gets one song, and bride and groom gets one song)</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FF">
      <w:pPr>
        <w:spacing w:after="158"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00">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01">
      <w:pPr>
        <w:spacing w:after="205" w:lineRule="auto"/>
        <w:ind w:left="-5" w:hanging="10"/>
        <w:rPr/>
      </w:pPr>
      <w:r w:rsidDel="00000000" w:rsidR="00000000" w:rsidRPr="00000000">
        <w:rPr>
          <w:rFonts w:ascii="Times New Roman" w:cs="Times New Roman" w:eastAsia="Times New Roman" w:hAnsi="Times New Roman"/>
          <w:rtl w:val="0"/>
        </w:rPr>
        <w:t xml:space="preserve">Include the following info for each selection </w:t>
      </w:r>
      <w:r w:rsidDel="00000000" w:rsidR="00000000" w:rsidRPr="00000000">
        <w:rPr>
          <w:rtl w:val="0"/>
        </w:rPr>
      </w:r>
    </w:p>
    <w:p w:rsidR="00000000" w:rsidDel="00000000" w:rsidP="00000000" w:rsidRDefault="00000000" w:rsidRPr="00000000" w14:paraId="00000102">
      <w:pPr>
        <w:spacing w:after="172" w:lineRule="auto"/>
        <w:ind w:left="-5" w:hanging="10"/>
        <w:rPr/>
      </w:pPr>
      <w:r w:rsidDel="00000000" w:rsidR="00000000" w:rsidRPr="00000000">
        <w:rPr>
          <w:rFonts w:ascii="Verdana" w:cs="Verdana" w:eastAsia="Verdana" w:hAnsi="Verdana"/>
          <w:b w:val="1"/>
          <w:bCs w:val="1"/>
          <w:sz w:val="24"/>
          <w:szCs w:val="24"/>
          <w:u w:val="single"/>
          <w:rtl w:val="0"/>
        </w:rPr>
        <w:t xml:space="preserve">Song Title/Artist/Album:</w:t>
      </w:r>
      <w:r w:rsidDel="00000000" w:rsidR="00000000" w:rsidRPr="00000000">
        <w:rPr>
          <w:rFonts w:ascii="Times New Roman" w:cs="Times New Roman" w:eastAsia="Times New Roman" w:hAnsi="Times New Roman"/>
          <w:rtl w:val="0"/>
        </w:rPr>
        <w:t xml:space="preserve"> Lovely Day by Bill Withers </w:t>
      </w:r>
      <w:r w:rsidDel="00000000" w:rsidR="00000000" w:rsidRPr="00000000">
        <w:rPr>
          <w:rtl w:val="0"/>
        </w:rPr>
      </w:r>
    </w:p>
    <w:p w:rsidR="00000000" w:rsidDel="00000000" w:rsidP="00000000" w:rsidRDefault="00000000" w:rsidRPr="00000000" w14:paraId="00000103">
      <w:pPr>
        <w:spacing w:after="172" w:lineRule="auto"/>
        <w:ind w:left="-5" w:hanging="10"/>
        <w:rPr/>
      </w:pPr>
      <w:r w:rsidDel="00000000" w:rsidR="00000000" w:rsidRPr="00000000">
        <w:rPr>
          <w:rFonts w:ascii="Verdana" w:cs="Verdana" w:eastAsia="Verdana" w:hAnsi="Verdana"/>
          <w:b w:val="1"/>
          <w:bCs w:val="1"/>
          <w:sz w:val="24"/>
          <w:szCs w:val="24"/>
          <w:u w:val="single"/>
          <w:rtl w:val="0"/>
        </w:rPr>
        <w:t xml:space="preserve">Who:</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04">
      <w:pPr>
        <w:spacing w:after="172" w:lineRule="auto"/>
        <w:ind w:left="-5" w:hanging="10"/>
        <w:rPr/>
      </w:pPr>
      <w:r w:rsidDel="00000000" w:rsidR="00000000" w:rsidRPr="00000000">
        <w:rPr>
          <w:rFonts w:ascii="Verdana" w:cs="Verdana" w:eastAsia="Verdana" w:hAnsi="Verdana"/>
          <w:b w:val="1"/>
          <w:bCs w:val="1"/>
          <w:sz w:val="24"/>
          <w:szCs w:val="24"/>
          <w:u w:val="single"/>
          <w:rtl w:val="0"/>
        </w:rPr>
        <w:t xml:space="preserve">Name(s):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05">
      <w:pPr>
        <w:spacing w:after="172" w:lineRule="auto"/>
        <w:ind w:left="-5" w:hanging="10"/>
        <w:rPr/>
      </w:pPr>
      <w:r w:rsidDel="00000000" w:rsidR="00000000" w:rsidRPr="00000000">
        <w:rPr>
          <w:rFonts w:ascii="Verdana" w:cs="Verdana" w:eastAsia="Verdana" w:hAnsi="Verdana"/>
          <w:b w:val="1"/>
          <w:bCs w:val="1"/>
          <w:sz w:val="24"/>
          <w:szCs w:val="24"/>
          <w:u w:val="single"/>
          <w:rtl w:val="0"/>
        </w:rPr>
        <w:t xml:space="preserve">Phonetic Spelling:</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06">
      <w:pPr>
        <w:spacing w:after="172" w:lineRule="auto"/>
        <w:ind w:left="-5" w:hanging="10"/>
        <w:rPr/>
      </w:pPr>
      <w:r w:rsidDel="00000000" w:rsidR="00000000" w:rsidRPr="00000000">
        <w:rPr>
          <w:rFonts w:ascii="Verdana" w:cs="Verdana" w:eastAsia="Verdana" w:hAnsi="Verdana"/>
          <w:b w:val="1"/>
          <w:bCs w:val="1"/>
          <w:sz w:val="24"/>
          <w:szCs w:val="24"/>
          <w:u w:val="single"/>
          <w:rtl w:val="0"/>
        </w:rPr>
        <w:t xml:space="preserve">Notes: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07">
      <w:pPr>
        <w:spacing w:after="144" w:lineRule="auto"/>
        <w:ind w:left="-5" w:hanging="10"/>
        <w:rPr/>
      </w:pPr>
      <w:r w:rsidDel="00000000" w:rsidR="00000000" w:rsidRPr="00000000">
        <w:rPr>
          <w:rFonts w:ascii="Verdana" w:cs="Verdana" w:eastAsia="Verdana" w:hAnsi="Verdana"/>
          <w:b w:val="1"/>
          <w:bCs w:val="1"/>
          <w:sz w:val="24"/>
          <w:szCs w:val="24"/>
          <w:u w:val="single"/>
          <w:rtl w:val="0"/>
        </w:rPr>
        <w:t xml:space="preserve">Sequence Order(#):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08">
      <w:pPr>
        <w:spacing w:after="138"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09">
      <w:pPr>
        <w:spacing w:after="139" w:line="264" w:lineRule="auto"/>
        <w:ind w:left="-5" w:hanging="10"/>
        <w:rPr/>
      </w:pPr>
      <w:r w:rsidDel="00000000" w:rsidR="00000000" w:rsidRPr="00000000">
        <w:rPr>
          <w:rFonts w:ascii="Verdana" w:cs="Verdana" w:eastAsia="Verdana" w:hAnsi="Verdana"/>
          <w:b w:val="1"/>
          <w:bCs w:val="1"/>
          <w:sz w:val="24"/>
          <w:szCs w:val="24"/>
          <w:rtl w:val="0"/>
        </w:rPr>
        <w:t xml:space="preserve">Grandparents of the Bride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0A">
      <w:pPr>
        <w:spacing w:after="107"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sdt>
        <w:sdtPr>
          <w:id w:val="1779370486"/>
          <w:tag w:val="goog_rdk_27"/>
        </w:sdtPr>
        <w:sdtContent>
          <w:ins w:author="Nicole Follensbee" w:id="0" w:date="2026-04-17T16:55:29Z">
            <w:r w:rsidDel="00000000" w:rsidR="00000000" w:rsidRPr="00000000">
              <w:rPr>
                <w:rFonts w:ascii="Times New Roman" w:cs="Times New Roman" w:eastAsia="Times New Roman" w:hAnsi="Times New Roman"/>
                <w:rtl w:val="0"/>
              </w:rPr>
              <w:t xml:space="preserve">N/A</w:t>
            </w:r>
          </w:ins>
        </w:sdtContent>
      </w:sdt>
      <w:r w:rsidDel="00000000" w:rsidR="00000000" w:rsidRPr="00000000">
        <w:rPr>
          <w:rtl w:val="0"/>
        </w:rPr>
      </w:r>
    </w:p>
    <w:p w:rsidR="00000000" w:rsidDel="00000000" w:rsidP="00000000" w:rsidRDefault="00000000" w:rsidRPr="00000000" w14:paraId="0000010B">
      <w:pPr>
        <w:spacing w:after="106"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0C">
      <w:pPr>
        <w:spacing w:after="109"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0D">
      <w:pPr>
        <w:spacing w:after="139"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0E">
      <w:pPr>
        <w:spacing w:after="154"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tl w:val="0"/>
        </w:rPr>
      </w:r>
    </w:p>
    <w:p w:rsidR="00000000" w:rsidDel="00000000" w:rsidP="00000000" w:rsidRDefault="00000000" w:rsidRPr="00000000" w14:paraId="0000010F">
      <w:pPr>
        <w:spacing w:after="139" w:line="264" w:lineRule="auto"/>
        <w:ind w:left="-5" w:hanging="10"/>
        <w:rPr/>
      </w:pPr>
      <w:r w:rsidDel="00000000" w:rsidR="00000000" w:rsidRPr="00000000">
        <w:rPr>
          <w:rFonts w:ascii="Verdana" w:cs="Verdana" w:eastAsia="Verdana" w:hAnsi="Verdana"/>
          <w:b w:val="1"/>
          <w:bCs w:val="1"/>
          <w:sz w:val="24"/>
          <w:szCs w:val="24"/>
          <w:rtl w:val="0"/>
        </w:rPr>
        <w:t xml:space="preserve"> Grandparents of the Groom</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10">
      <w:pPr>
        <w:spacing w:after="109"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sdt>
        <w:sdtPr>
          <w:id w:val="242233499"/>
          <w:tag w:val="goog_rdk_28"/>
        </w:sdtPr>
        <w:sdtContent>
          <w:ins w:author="Nicole Follensbee" w:id="1" w:date="2026-04-17T16:55:33Z">
            <w:r w:rsidDel="00000000" w:rsidR="00000000" w:rsidRPr="00000000">
              <w:rPr>
                <w:rFonts w:ascii="Times New Roman" w:cs="Times New Roman" w:eastAsia="Times New Roman" w:hAnsi="Times New Roman"/>
                <w:rtl w:val="0"/>
              </w:rPr>
              <w:t xml:space="preserve">N/A</w:t>
            </w:r>
          </w:ins>
        </w:sdtContent>
      </w:sdt>
      <w:r w:rsidDel="00000000" w:rsidR="00000000" w:rsidRPr="00000000">
        <w:rPr>
          <w:rtl w:val="0"/>
        </w:rPr>
      </w:r>
    </w:p>
    <w:p w:rsidR="00000000" w:rsidDel="00000000" w:rsidP="00000000" w:rsidRDefault="00000000" w:rsidRPr="00000000" w14:paraId="00000111">
      <w:pPr>
        <w:spacing w:after="106"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12">
      <w:pPr>
        <w:spacing w:after="109"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13">
      <w:pPr>
        <w:spacing w:after="106"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14">
      <w:pPr>
        <w:spacing w:after="135"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15">
      <w:pPr>
        <w:spacing w:after="139" w:line="264" w:lineRule="auto"/>
        <w:ind w:left="-5" w:hanging="10"/>
        <w:rPr/>
      </w:pPr>
      <w:r w:rsidDel="00000000" w:rsidR="00000000" w:rsidRPr="00000000">
        <w:rPr>
          <w:rFonts w:ascii="Verdana" w:cs="Verdana" w:eastAsia="Verdana" w:hAnsi="Verdana"/>
          <w:b w:val="1"/>
          <w:bCs w:val="1"/>
          <w:sz w:val="24"/>
          <w:szCs w:val="24"/>
          <w:rtl w:val="0"/>
        </w:rPr>
        <w:t xml:space="preserve">Parents of the Bride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16">
      <w:pPr>
        <w:spacing w:after="109"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17">
      <w:pPr>
        <w:spacing w:after="107"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 Susan Mistretta</w:t>
      </w:r>
    </w:p>
    <w:p w:rsidR="00000000" w:rsidDel="00000000" w:rsidP="00000000" w:rsidRDefault="00000000" w:rsidRPr="00000000" w14:paraId="00000118">
      <w:pPr>
        <w:spacing w:after="107" w:lineRule="auto"/>
        <w:rPr/>
      </w:pPr>
      <w:r w:rsidDel="00000000" w:rsidR="00000000" w:rsidRPr="00000000">
        <w:rPr>
          <w:rFonts w:ascii="Quattrocento Sans" w:cs="Quattrocento Sans" w:eastAsia="Quattrocento Sans" w:hAnsi="Quattrocento Sans"/>
          <w:b w:val="1"/>
          <w:bCs w:val="1"/>
          <w:sz w:val="24"/>
          <w:szCs w:val="24"/>
          <w:rtl w:val="0"/>
        </w:rPr>
        <w:t xml:space="preserve">Mark Mistretta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19">
      <w:pPr>
        <w:spacing w:after="106"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1A">
      <w:pPr>
        <w:spacing w:after="109"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1B">
      <w:pPr>
        <w:spacing w:after="135"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1C">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Parents of the Groom</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1D">
      <w:pPr>
        <w:spacing w:after="106"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    </w:t>
      </w:r>
    </w:p>
    <w:p w:rsidR="00000000" w:rsidDel="00000000" w:rsidP="00000000" w:rsidRDefault="00000000" w:rsidRPr="00000000" w14:paraId="0000011E">
      <w:pPr>
        <w:spacing w:after="106"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Holly Petran</w:t>
      </w:r>
    </w:p>
    <w:p w:rsidR="00000000" w:rsidDel="00000000" w:rsidP="00000000" w:rsidRDefault="00000000" w:rsidRPr="00000000" w14:paraId="0000011F">
      <w:pPr>
        <w:spacing w:after="106" w:lineRule="auto"/>
        <w:rPr>
          <w:rFonts w:ascii="Quattrocento Sans" w:cs="Quattrocento Sans" w:eastAsia="Quattrocento Sans" w:hAnsi="Quattrocento Sans"/>
          <w:b w:val="1"/>
          <w:bCs w:val="1"/>
          <w:sz w:val="24"/>
          <w:szCs w:val="24"/>
        </w:rPr>
      </w:pPr>
      <w:r w:rsidDel="00000000" w:rsidR="00000000" w:rsidRPr="00000000">
        <w:rPr>
          <w:rFonts w:ascii="Quattrocento Sans" w:cs="Quattrocento Sans" w:eastAsia="Quattrocento Sans" w:hAnsi="Quattrocento Sans"/>
          <w:b w:val="1"/>
          <w:bCs w:val="1"/>
          <w:sz w:val="24"/>
          <w:szCs w:val="24"/>
          <w:rtl w:val="0"/>
        </w:rPr>
        <w:t xml:space="preserve">Mike Petran</w:t>
      </w:r>
    </w:p>
    <w:p w:rsidR="00000000" w:rsidDel="00000000" w:rsidP="00000000" w:rsidRDefault="00000000" w:rsidRPr="00000000" w14:paraId="00000120">
      <w:pPr>
        <w:spacing w:after="106" w:lineRule="auto"/>
        <w:rPr>
          <w:rFonts w:ascii="Quattrocento Sans" w:cs="Quattrocento Sans" w:eastAsia="Quattrocento Sans" w:hAnsi="Quattrocento Sans"/>
          <w:b w:val="1"/>
          <w:bCs w:val="1"/>
          <w:sz w:val="24"/>
          <w:szCs w:val="24"/>
        </w:rPr>
      </w:pPr>
      <w:r w:rsidDel="00000000" w:rsidR="00000000" w:rsidRPr="00000000">
        <w:rPr>
          <w:rtl w:val="0"/>
        </w:rPr>
      </w:r>
    </w:p>
    <w:p w:rsidR="00000000" w:rsidDel="00000000" w:rsidP="00000000" w:rsidRDefault="00000000" w:rsidRPr="00000000" w14:paraId="00000121">
      <w:pPr>
        <w:spacing w:after="106" w:lineRule="auto"/>
        <w:rPr/>
      </w:pPr>
      <w:r w:rsidDel="00000000" w:rsidR="00000000" w:rsidRPr="00000000">
        <w:rPr>
          <w:rFonts w:ascii="Quattrocento Sans" w:cs="Quattrocento Sans" w:eastAsia="Quattrocento Sans" w:hAnsi="Quattrocento Sans"/>
          <w:b w:val="1"/>
          <w:bCs w:val="1"/>
          <w:sz w:val="24"/>
          <w:szCs w:val="24"/>
          <w:rtl w:val="0"/>
        </w:rPr>
        <w:t xml:space="preserve">*Announce separately, divorced despite having same last name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22">
      <w:pPr>
        <w:spacing w:after="109"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23">
      <w:pPr>
        <w:spacing w:after="136"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24">
      <w:pPr>
        <w:spacing w:after="139" w:line="264" w:lineRule="auto"/>
        <w:ind w:left="-5" w:hanging="10"/>
        <w:rPr/>
      </w:pPr>
      <w:r w:rsidDel="00000000" w:rsidR="00000000" w:rsidRPr="00000000">
        <w:rPr>
          <w:rFonts w:ascii="Verdana" w:cs="Verdana" w:eastAsia="Verdana" w:hAnsi="Verdana"/>
          <w:b w:val="1"/>
          <w:bCs w:val="1"/>
          <w:sz w:val="24"/>
          <w:szCs w:val="24"/>
          <w:rtl w:val="0"/>
        </w:rPr>
        <w:t xml:space="preserve">Flower Girl and Ring Bearer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25">
      <w:pPr>
        <w:spacing w:after="106" w:lineRule="auto"/>
        <w:rPr/>
      </w:pPr>
      <w:r w:rsidDel="00000000" w:rsidR="00000000" w:rsidRPr="00000000">
        <w:rPr>
          <w:rFonts w:ascii="Quattrocento Sans" w:cs="Quattrocento Sans" w:eastAsia="Quattrocento Sans" w:hAnsi="Quattrocento Sans"/>
          <w:b w:val="1"/>
          <w:bCs w:val="1"/>
          <w:sz w:val="24"/>
          <w:szCs w:val="24"/>
          <w:rtl w:val="0"/>
        </w:rPr>
        <w:t xml:space="preserve">   Flower man - Michael Hamilton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26">
      <w:pPr>
        <w:spacing w:after="109"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27">
      <w:pPr>
        <w:spacing w:after="106"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28">
      <w:pPr>
        <w:spacing w:after="109"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29">
      <w:pPr>
        <w:spacing w:after="136"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2A">
      <w:pPr>
        <w:spacing w:after="139" w:line="264" w:lineRule="auto"/>
        <w:ind w:left="-5" w:hanging="10"/>
        <w:rPr/>
      </w:pPr>
      <w:r w:rsidDel="00000000" w:rsidR="00000000" w:rsidRPr="00000000">
        <w:rPr>
          <w:rFonts w:ascii="Verdana" w:cs="Verdana" w:eastAsia="Verdana" w:hAnsi="Verdana"/>
          <w:b w:val="1"/>
          <w:bCs w:val="1"/>
          <w:sz w:val="24"/>
          <w:szCs w:val="24"/>
          <w:rtl w:val="0"/>
        </w:rPr>
        <w:t xml:space="preserve">Bridesmaid/Groomsmen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2B">
      <w:pPr>
        <w:spacing w:after="106"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Korey Bair (Groomsmen) and Cassandra Bair (Bridesmaid)</w:t>
      </w:r>
      <w:r w:rsidDel="00000000" w:rsidR="00000000" w:rsidRPr="00000000">
        <w:rPr>
          <w:rtl w:val="0"/>
        </w:rPr>
      </w:r>
    </w:p>
    <w:p w:rsidR="00000000" w:rsidDel="00000000" w:rsidP="00000000" w:rsidRDefault="00000000" w:rsidRPr="00000000" w14:paraId="0000012C">
      <w:pPr>
        <w:spacing w:after="109"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2D">
      <w:pPr>
        <w:spacing w:after="107"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2E">
      <w:pPr>
        <w:spacing w:after="109"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2F">
      <w:pPr>
        <w:spacing w:after="136"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0">
      <w:pPr>
        <w:spacing w:after="139" w:line="264" w:lineRule="auto"/>
        <w:ind w:left="-5" w:hanging="10"/>
        <w:rPr/>
      </w:pPr>
      <w:r w:rsidDel="00000000" w:rsidR="00000000" w:rsidRPr="00000000">
        <w:rPr>
          <w:rFonts w:ascii="Verdana" w:cs="Verdana" w:eastAsia="Verdana" w:hAnsi="Verdana"/>
          <w:b w:val="1"/>
          <w:bCs w:val="1"/>
          <w:sz w:val="24"/>
          <w:szCs w:val="24"/>
          <w:rtl w:val="0"/>
        </w:rPr>
        <w:t xml:space="preserve">Bridesmaid/Groomsmen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1">
      <w:pPr>
        <w:spacing w:after="106"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Bryan Robinson (Groomsmen) and Alex Hassani (Bridesmaid)</w:t>
      </w:r>
      <w:r w:rsidDel="00000000" w:rsidR="00000000" w:rsidRPr="00000000">
        <w:rPr>
          <w:rtl w:val="0"/>
        </w:rPr>
      </w:r>
    </w:p>
    <w:p w:rsidR="00000000" w:rsidDel="00000000" w:rsidP="00000000" w:rsidRDefault="00000000" w:rsidRPr="00000000" w14:paraId="00000132">
      <w:pPr>
        <w:spacing w:after="109"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3">
      <w:pPr>
        <w:spacing w:after="107"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4">
      <w:pPr>
        <w:spacing w:after="106"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5">
      <w:pPr>
        <w:spacing w:after="138"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6">
      <w:pPr>
        <w:spacing w:after="139" w:line="264" w:lineRule="auto"/>
        <w:ind w:left="-5" w:hanging="10"/>
        <w:rPr/>
      </w:pPr>
      <w:r w:rsidDel="00000000" w:rsidR="00000000" w:rsidRPr="00000000">
        <w:rPr>
          <w:rFonts w:ascii="Verdana" w:cs="Verdana" w:eastAsia="Verdana" w:hAnsi="Verdana"/>
          <w:b w:val="1"/>
          <w:bCs w:val="1"/>
          <w:sz w:val="24"/>
          <w:szCs w:val="24"/>
          <w:rtl w:val="0"/>
        </w:rPr>
        <w:t xml:space="preserve">Bridesmaid/Groomsmen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7">
      <w:pPr>
        <w:spacing w:after="106"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Adam Irvine (Groomsmen) and Grant Duvall (Bridesman)</w:t>
      </w:r>
      <w:r w:rsidDel="00000000" w:rsidR="00000000" w:rsidRPr="00000000">
        <w:rPr>
          <w:rtl w:val="0"/>
        </w:rPr>
      </w:r>
    </w:p>
    <w:p w:rsidR="00000000" w:rsidDel="00000000" w:rsidP="00000000" w:rsidRDefault="00000000" w:rsidRPr="00000000" w14:paraId="00000138">
      <w:pPr>
        <w:spacing w:after="109"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9">
      <w:pPr>
        <w:spacing w:after="138"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A">
      <w:pPr>
        <w:spacing w:after="137" w:line="264" w:lineRule="auto"/>
        <w:ind w:left="-5" w:hanging="10"/>
        <w:rPr/>
      </w:pPr>
      <w:r w:rsidDel="00000000" w:rsidR="00000000" w:rsidRPr="00000000">
        <w:rPr>
          <w:rFonts w:ascii="Verdana" w:cs="Verdana" w:eastAsia="Verdana" w:hAnsi="Verdana"/>
          <w:b w:val="1"/>
          <w:bCs w:val="1"/>
          <w:sz w:val="24"/>
          <w:szCs w:val="24"/>
          <w:rtl w:val="0"/>
        </w:rPr>
        <w:t xml:space="preserve">Maid/Matron of Honor/Best Man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B">
      <w:pPr>
        <w:spacing w:after="109"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sdt>
      <w:sdtPr>
        <w:id w:val="-1442451442"/>
        <w:tag w:val="goog_rdk_32"/>
      </w:sdtPr>
      <w:sdtContent>
        <w:p w:rsidR="00000000" w:rsidDel="00000000" w:rsidP="00000000" w:rsidRDefault="00000000" w:rsidRPr="00000000" w14:paraId="0000013C">
          <w:pPr>
            <w:spacing w:after="106" w:lineRule="auto"/>
            <w:rPr>
              <w:ins w:author="Nicole Follensbee" w:id="2" w:date="2026-04-17T16:56:21Z"/>
              <w:rFonts w:ascii="Quattrocento Sans" w:cs="Quattrocento Sans" w:eastAsia="Quattrocento Sans" w:hAnsi="Quattrocento Sans"/>
              <w:b w:val="1"/>
              <w:bCs w:val="1"/>
              <w:sz w:val="24"/>
              <w:szCs w:val="24"/>
              <w:rPrChange w:author="Nicole Follensbee" w:id="3" w:date="2026-04-17T16:56:21Z">
                <w:rPr/>
              </w:rPrChange>
            </w:rPr>
          </w:pPr>
          <w:sdt>
            <w:sdtPr>
              <w:id w:val="-1506152359"/>
              <w:tag w:val="goog_rdk_30"/>
            </w:sdtPr>
            <w:sdtContent>
              <w:ins w:author="Nicole Follensbee" w:id="2" w:date="2026-04-17T16:56:21Z"/>
              <w:sdt>
                <w:sdtPr>
                  <w:id w:val="1926549477"/>
                  <w:tag w:val="goog_rdk_31"/>
                </w:sdtPr>
                <w:sdtContent>
                  <w:ins w:author="Nicole Follensbee" w:id="2" w:date="2026-04-17T16:56:21Z">
                    <w:r w:rsidDel="00000000" w:rsidR="00000000" w:rsidRPr="00000000">
                      <w:rPr>
                        <w:rFonts w:ascii="Quattrocento Sans" w:cs="Quattrocento Sans" w:eastAsia="Quattrocento Sans" w:hAnsi="Quattrocento Sans"/>
                        <w:b w:val="1"/>
                        <w:bCs w:val="1"/>
                        <w:sz w:val="24"/>
                        <w:szCs w:val="24"/>
                        <w:rtl w:val="0"/>
                        <w:rPrChange w:author="Nicole Follensbee" w:id="3" w:date="2026-04-17T16:56:21Z">
                          <w:rPr/>
                        </w:rPrChange>
                      </w:rPr>
                      <w:t xml:space="preserve">MOH: Brooke Lupinski</w:t>
                    </w:r>
                  </w:ins>
                </w:sdtContent>
              </w:sdt>
              <w:ins w:author="Nicole Follensbee" w:id="2" w:date="2026-04-17T16:56:21Z"/>
            </w:sdtContent>
          </w:sdt>
        </w:p>
      </w:sdtContent>
    </w:sdt>
    <w:p w:rsidR="00000000" w:rsidDel="00000000" w:rsidP="00000000" w:rsidRDefault="00000000" w:rsidRPr="00000000" w14:paraId="0000013D">
      <w:pPr>
        <w:spacing w:after="106" w:lineRule="auto"/>
        <w:rPr/>
      </w:pPr>
      <w:sdt>
        <w:sdtPr>
          <w:id w:val="1974714189"/>
          <w:tag w:val="goog_rdk_33"/>
        </w:sdtPr>
        <w:sdtContent>
          <w:ins w:author="Nicole Follensbee" w:id="2" w:date="2026-04-17T16:56:21Z"/>
          <w:sdt>
            <w:sdtPr>
              <w:id w:val="-865177791"/>
              <w:tag w:val="goog_rdk_34"/>
            </w:sdtPr>
            <w:sdtContent>
              <w:ins w:author="Nicole Follensbee" w:id="2" w:date="2026-04-17T16:56:21Z">
                <w:r w:rsidDel="00000000" w:rsidR="00000000" w:rsidRPr="00000000">
                  <w:rPr>
                    <w:rFonts w:ascii="Quattrocento Sans" w:cs="Quattrocento Sans" w:eastAsia="Quattrocento Sans" w:hAnsi="Quattrocento Sans"/>
                    <w:b w:val="1"/>
                    <w:bCs w:val="1"/>
                    <w:sz w:val="24"/>
                    <w:szCs w:val="24"/>
                    <w:rtl w:val="0"/>
                    <w:rPrChange w:author="Nicole Follensbee" w:id="3" w:date="2026-04-17T16:56:21Z">
                      <w:rPr/>
                    </w:rPrChange>
                  </w:rPr>
                  <w:t xml:space="preserve">BM: Andres Andrews</w:t>
                </w:r>
              </w:ins>
            </w:sdtContent>
          </w:sdt>
          <w:ins w:author="Nicole Follensbee" w:id="2" w:date="2026-04-17T16:56:21Z"/>
        </w:sdtContent>
      </w:sdt>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E">
      <w:pPr>
        <w:spacing w:after="109"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3F">
      <w:pPr>
        <w:spacing w:after="106"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40">
      <w:pPr>
        <w:spacing w:after="141"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41">
      <w:pPr>
        <w:spacing w:after="106"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42">
      <w:pPr>
        <w:spacing w:after="109"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43">
      <w:pPr>
        <w:spacing w:after="106"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44">
      <w:pPr>
        <w:spacing w:after="135"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45">
      <w:pPr>
        <w:spacing w:after="0" w:line="264" w:lineRule="auto"/>
        <w:ind w:left="-5" w:hanging="10"/>
        <w:rPr>
          <w:rFonts w:ascii="Times New Roman" w:cs="Times New Roman" w:eastAsia="Times New Roman" w:hAnsi="Times New Roman"/>
        </w:rPr>
      </w:pPr>
      <w:r w:rsidDel="00000000" w:rsidR="00000000" w:rsidRPr="00000000">
        <w:rPr>
          <w:rFonts w:ascii="Verdana" w:cs="Verdana" w:eastAsia="Verdana" w:hAnsi="Verdana"/>
          <w:b w:val="1"/>
          <w:bCs w:val="1"/>
          <w:sz w:val="24"/>
          <w:szCs w:val="24"/>
          <w:rtl w:val="0"/>
        </w:rPr>
        <w:t xml:space="preserve">Couple: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6">
      <w:pPr>
        <w:spacing w:after="0" w:line="264" w:lineRule="auto"/>
        <w:ind w:left="-5" w:hanging="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after="0" w:line="264" w:lineRule="auto"/>
        <w:ind w:left="-5" w:hanging="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Mike and Katie</w:t>
      </w:r>
    </w:p>
    <w:p w:rsidR="00000000" w:rsidDel="00000000" w:rsidP="00000000" w:rsidRDefault="00000000" w:rsidRPr="00000000" w14:paraId="00000148">
      <w:pPr>
        <w:spacing w:after="0" w:line="264" w:lineRule="auto"/>
        <w:ind w:left="-5" w:hanging="1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shd w:fill="ffffff" w:val="clear"/>
        <w:spacing w:after="240" w:lineRule="auto"/>
        <w:rPr/>
      </w:pPr>
      <w:r w:rsidDel="00000000" w:rsidR="00000000" w:rsidRPr="00000000">
        <w:rPr>
          <w:rFonts w:ascii="Roboto" w:cs="Roboto" w:eastAsia="Roboto" w:hAnsi="Roboto"/>
          <w:color w:val="333d42"/>
          <w:sz w:val="21"/>
          <w:szCs w:val="21"/>
          <w:rtl w:val="0"/>
        </w:rPr>
        <w:t xml:space="preserve"> "Introducing for the first time as a married couple, Mike and Katie!"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4A">
      <w:pPr>
        <w:spacing w:after="139" w:line="264" w:lineRule="auto"/>
        <w:ind w:left="-5" w:hanging="10"/>
        <w:rPr/>
      </w:pPr>
      <w:r w:rsidDel="00000000" w:rsidR="00000000" w:rsidRPr="00000000">
        <w:rPr>
          <w:rFonts w:ascii="Verdana" w:cs="Verdana" w:eastAsia="Verdana" w:hAnsi="Verdana"/>
          <w:b w:val="1"/>
          <w:bCs w:val="1"/>
          <w:sz w:val="24"/>
          <w:szCs w:val="24"/>
          <w:rtl w:val="0"/>
        </w:rPr>
        <w:t xml:space="preserve">How would you like to be introduced?  The newlyweds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4B">
      <w:pPr>
        <w:spacing w:after="136" w:lineRule="auto"/>
        <w:rPr/>
      </w:pPr>
      <w:r w:rsidDel="00000000" w:rsidR="00000000" w:rsidRPr="00000000">
        <w:rPr>
          <w:rFonts w:ascii="Quattrocento Sans" w:cs="Quattrocento Sans" w:eastAsia="Quattrocento Sans" w:hAnsi="Quattrocento Sans"/>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4C">
      <w:pPr>
        <w:spacing w:after="124" w:lineRule="auto"/>
        <w:rPr/>
      </w:pPr>
      <w:r w:rsidDel="00000000" w:rsidR="00000000" w:rsidRPr="00000000">
        <w:rPr>
          <w:rFonts w:ascii="Verdana" w:cs="Verdana" w:eastAsia="Verdana" w:hAnsi="Verdana"/>
          <w:i w:val="1"/>
          <w:iCs w:val="1"/>
          <w:sz w:val="24"/>
          <w:szCs w:val="24"/>
          <w:rtl w:val="0"/>
        </w:rPr>
        <w:t xml:space="preserve">Ex: “The happy couple”, “The newlyweds”, “Mr. and Mrs. (blank)”, etc.</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4D">
      <w:pPr>
        <w:spacing w:after="194"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4E">
      <w:pPr>
        <w:spacing w:after="124" w:line="258" w:lineRule="auto"/>
        <w:ind w:left="-5" w:right="45" w:hanging="10"/>
        <w:rPr/>
      </w:pPr>
      <w:r w:rsidDel="00000000" w:rsidR="00000000" w:rsidRPr="00000000">
        <w:rPr>
          <w:rFonts w:ascii="Verdana" w:cs="Verdana" w:eastAsia="Verdana" w:hAnsi="Verdana"/>
          <w:sz w:val="24"/>
          <w:szCs w:val="24"/>
          <w:rtl w:val="0"/>
        </w:rPr>
        <w:t xml:space="preserve">MP3s are recommended for special events as these songs hold a special meaning to you as the original and/or if you choose to not use the entire song.</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4F">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50">
      <w:pPr>
        <w:spacing w:after="402"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51">
      <w:pPr>
        <w:spacing w:after="2" w:lineRule="auto"/>
        <w:ind w:right="53"/>
        <w:jc w:val="center"/>
        <w:rPr/>
      </w:pPr>
      <w:r w:rsidDel="00000000" w:rsidR="00000000" w:rsidRPr="00000000">
        <w:rPr>
          <w:rFonts w:ascii="Verdana" w:cs="Verdana" w:eastAsia="Verdana" w:hAnsi="Verdana"/>
          <w:b w:val="1"/>
          <w:bCs w:val="1"/>
          <w:sz w:val="40"/>
          <w:szCs w:val="40"/>
          <w:u w:val="single"/>
          <w:rtl w:val="0"/>
        </w:rPr>
        <w:t xml:space="preserve">Special Events</w:t>
      </w:r>
      <w:r w:rsidDel="00000000" w:rsidR="00000000" w:rsidRPr="00000000">
        <w:rPr>
          <w:rFonts w:ascii="Times New Roman" w:cs="Times New Roman" w:eastAsia="Times New Roman" w:hAnsi="Times New Roman"/>
          <w:sz w:val="40"/>
          <w:szCs w:val="40"/>
          <w:rtl w:val="0"/>
        </w:rPr>
        <w:t xml:space="preserve"> </w:t>
      </w:r>
      <w:r w:rsidDel="00000000" w:rsidR="00000000" w:rsidRPr="00000000">
        <w:rPr>
          <w:rtl w:val="0"/>
        </w:rPr>
      </w:r>
    </w:p>
    <w:p w:rsidR="00000000" w:rsidDel="00000000" w:rsidP="00000000" w:rsidRDefault="00000000" w:rsidRPr="00000000" w14:paraId="00000152">
      <w:pPr>
        <w:spacing w:after="157" w:lineRule="auto"/>
        <w:rPr/>
      </w:pPr>
      <w:r w:rsidDel="00000000" w:rsidR="00000000" w:rsidRPr="00000000">
        <w:rPr>
          <w:rFonts w:ascii="Verdana" w:cs="Verdana" w:eastAsia="Verdana" w:hAnsi="Verdana"/>
          <w:b w:val="1"/>
          <w:bCs w:val="1"/>
          <w:sz w:val="24"/>
          <w:szCs w:val="24"/>
          <w:rtl w:val="0"/>
        </w:rPr>
        <w:t xml:space="preserve"> </w:t>
      </w:r>
      <w:r w:rsidDel="00000000" w:rsidR="00000000" w:rsidRPr="00000000">
        <w:rPr>
          <w:rtl w:val="0"/>
        </w:rPr>
      </w:r>
    </w:p>
    <w:p w:rsidR="00000000" w:rsidDel="00000000" w:rsidP="00000000" w:rsidRDefault="00000000" w:rsidRPr="00000000" w14:paraId="00000153">
      <w:pPr>
        <w:spacing w:after="174" w:line="258" w:lineRule="auto"/>
        <w:ind w:left="-5" w:right="45" w:hanging="10"/>
        <w:rPr/>
      </w:pPr>
      <w:r w:rsidDel="00000000" w:rsidR="00000000" w:rsidRPr="00000000">
        <w:rPr>
          <w:rFonts w:ascii="Verdana" w:cs="Verdana" w:eastAsia="Verdana" w:hAnsi="Verdana"/>
          <w:sz w:val="24"/>
          <w:szCs w:val="24"/>
          <w:rtl w:val="0"/>
        </w:rPr>
        <w:t xml:space="preserve">Please list the following info for each selection </w:t>
      </w:r>
      <w:r w:rsidDel="00000000" w:rsidR="00000000" w:rsidRPr="00000000">
        <w:rPr>
          <w:rtl w:val="0"/>
        </w:rPr>
      </w:r>
    </w:p>
    <w:p w:rsidR="00000000" w:rsidDel="00000000" w:rsidP="00000000" w:rsidRDefault="00000000" w:rsidRPr="00000000" w14:paraId="00000154">
      <w:pPr>
        <w:spacing w:after="172" w:lineRule="auto"/>
        <w:ind w:left="-5" w:hanging="10"/>
        <w:rPr/>
      </w:pPr>
      <w:r w:rsidDel="00000000" w:rsidR="00000000" w:rsidRPr="00000000">
        <w:rPr>
          <w:rFonts w:ascii="Verdana" w:cs="Verdana" w:eastAsia="Verdana" w:hAnsi="Verdana"/>
          <w:b w:val="1"/>
          <w:bCs w:val="1"/>
          <w:sz w:val="24"/>
          <w:szCs w:val="24"/>
          <w:u w:val="single"/>
          <w:rtl w:val="0"/>
        </w:rPr>
        <w:t xml:space="preserve">Artist</w:t>
      </w:r>
      <w:r w:rsidDel="00000000" w:rsidR="00000000" w:rsidRPr="00000000">
        <w:rPr>
          <w:rFonts w:ascii="Times New Roman" w:cs="Times New Roman" w:eastAsia="Times New Roman" w:hAnsi="Times New Roman"/>
          <w:rtl w:val="0"/>
        </w:rPr>
        <w:t xml:space="preserve"> Tyler Childers</w:t>
      </w:r>
      <w:r w:rsidDel="00000000" w:rsidR="00000000" w:rsidRPr="00000000">
        <w:rPr>
          <w:rtl w:val="0"/>
        </w:rPr>
      </w:r>
    </w:p>
    <w:p w:rsidR="00000000" w:rsidDel="00000000" w:rsidP="00000000" w:rsidRDefault="00000000" w:rsidRPr="00000000" w14:paraId="00000155">
      <w:pPr>
        <w:spacing w:after="172" w:lineRule="auto"/>
        <w:ind w:left="-5" w:hanging="10"/>
        <w:rPr/>
      </w:pPr>
      <w:r w:rsidDel="00000000" w:rsidR="00000000" w:rsidRPr="00000000">
        <w:rPr>
          <w:rFonts w:ascii="Verdana" w:cs="Verdana" w:eastAsia="Verdana" w:hAnsi="Verdana"/>
          <w:b w:val="1"/>
          <w:bCs w:val="1"/>
          <w:sz w:val="24"/>
          <w:szCs w:val="24"/>
          <w:u w:val="single"/>
          <w:rtl w:val="0"/>
        </w:rPr>
        <w:t xml:space="preserve">Song Title</w:t>
      </w:r>
      <w:r w:rsidDel="00000000" w:rsidR="00000000" w:rsidRPr="00000000">
        <w:rPr>
          <w:rFonts w:ascii="Times New Roman" w:cs="Times New Roman" w:eastAsia="Times New Roman" w:hAnsi="Times New Roman"/>
          <w:rtl w:val="0"/>
        </w:rPr>
        <w:t xml:space="preserve"> All Your’n</w:t>
      </w:r>
      <w:r w:rsidDel="00000000" w:rsidR="00000000" w:rsidRPr="00000000">
        <w:rPr>
          <w:rtl w:val="0"/>
        </w:rPr>
      </w:r>
    </w:p>
    <w:p w:rsidR="00000000" w:rsidDel="00000000" w:rsidP="00000000" w:rsidRDefault="00000000" w:rsidRPr="00000000" w14:paraId="00000156">
      <w:pPr>
        <w:spacing w:after="172" w:lineRule="auto"/>
        <w:ind w:left="-5" w:hanging="10"/>
        <w:rPr/>
      </w:pPr>
      <w:r w:rsidDel="00000000" w:rsidR="00000000" w:rsidRPr="00000000">
        <w:rPr>
          <w:rFonts w:ascii="Verdana" w:cs="Verdana" w:eastAsia="Verdana" w:hAnsi="Verdana"/>
          <w:b w:val="1"/>
          <w:bCs w:val="1"/>
          <w:sz w:val="24"/>
          <w:szCs w:val="24"/>
          <w:u w:val="single"/>
          <w:rtl w:val="0"/>
        </w:rPr>
        <w:t xml:space="preserve">Album</w:t>
      </w:r>
      <w:r w:rsidDel="00000000" w:rsidR="00000000" w:rsidRPr="00000000">
        <w:rPr>
          <w:rFonts w:ascii="Times New Roman" w:cs="Times New Roman" w:eastAsia="Times New Roman" w:hAnsi="Times New Roman"/>
          <w:rtl w:val="0"/>
        </w:rPr>
        <w:t xml:space="preserve"> Country Squire</w:t>
      </w:r>
      <w:r w:rsidDel="00000000" w:rsidR="00000000" w:rsidRPr="00000000">
        <w:rPr>
          <w:rtl w:val="0"/>
        </w:rPr>
      </w:r>
    </w:p>
    <w:p w:rsidR="00000000" w:rsidDel="00000000" w:rsidP="00000000" w:rsidRDefault="00000000" w:rsidRPr="00000000" w14:paraId="00000157">
      <w:pPr>
        <w:spacing w:after="172" w:lineRule="auto"/>
        <w:ind w:left="-5" w:hanging="10"/>
        <w:rPr/>
      </w:pPr>
      <w:r w:rsidDel="00000000" w:rsidR="00000000" w:rsidRPr="00000000">
        <w:rPr>
          <w:rFonts w:ascii="Verdana" w:cs="Verdana" w:eastAsia="Verdana" w:hAnsi="Verdana"/>
          <w:b w:val="1"/>
          <w:bCs w:val="1"/>
          <w:sz w:val="24"/>
          <w:szCs w:val="24"/>
          <w:u w:val="single"/>
          <w:rtl w:val="0"/>
        </w:rPr>
        <w:t xml:space="preserve">*MP3</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58">
      <w:pPr>
        <w:spacing w:after="137" w:line="264" w:lineRule="auto"/>
        <w:ind w:left="-5" w:hanging="10"/>
        <w:rPr/>
      </w:pPr>
      <w:r w:rsidDel="00000000" w:rsidR="00000000" w:rsidRPr="00000000">
        <w:rPr>
          <w:rFonts w:ascii="Verdana" w:cs="Verdana" w:eastAsia="Verdana" w:hAnsi="Verdana"/>
          <w:b w:val="1"/>
          <w:bCs w:val="1"/>
          <w:sz w:val="24"/>
          <w:szCs w:val="24"/>
          <w:rtl w:val="0"/>
        </w:rPr>
        <w:t xml:space="preserve">First Dance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59">
      <w:pPr>
        <w:spacing w:after="109"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5A">
      <w:pPr>
        <w:spacing w:after="106"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5B">
      <w:pPr>
        <w:spacing w:after="138"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5C">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*MP3 or Live?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5D">
      <w:pPr>
        <w:spacing w:after="139" w:line="264" w:lineRule="auto"/>
        <w:ind w:left="-5" w:hanging="10"/>
        <w:rPr>
          <w:color w:val="ff0000"/>
        </w:rPr>
      </w:pPr>
      <w:r w:rsidDel="00000000" w:rsidR="00000000" w:rsidRPr="00000000">
        <w:rPr>
          <w:rFonts w:ascii="Verdana" w:cs="Verdana" w:eastAsia="Verdana" w:hAnsi="Verdana"/>
          <w:b w:val="1"/>
          <w:bCs w:val="1"/>
          <w:sz w:val="24"/>
          <w:szCs w:val="24"/>
          <w:rtl w:val="0"/>
        </w:rPr>
        <w:t xml:space="preserve">Father/Daughter Dance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NA</w:t>
      </w:r>
      <w:r w:rsidDel="00000000" w:rsidR="00000000" w:rsidRPr="00000000">
        <w:rPr>
          <w:rtl w:val="0"/>
        </w:rPr>
      </w:r>
    </w:p>
    <w:p w:rsidR="00000000" w:rsidDel="00000000" w:rsidP="00000000" w:rsidRDefault="00000000" w:rsidRPr="00000000" w14:paraId="0000015E">
      <w:pPr>
        <w:spacing w:after="109"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5F">
      <w:pPr>
        <w:spacing w:after="106"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0">
      <w:pPr>
        <w:spacing w:after="138"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1">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*MP3 or Live?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2">
      <w:pPr>
        <w:spacing w:after="139" w:line="264" w:lineRule="auto"/>
        <w:ind w:left="-5" w:hanging="10"/>
        <w:rPr>
          <w:color w:val="ff0000"/>
        </w:rPr>
      </w:pPr>
      <w:r w:rsidDel="00000000" w:rsidR="00000000" w:rsidRPr="00000000">
        <w:rPr>
          <w:rFonts w:ascii="Verdana" w:cs="Verdana" w:eastAsia="Verdana" w:hAnsi="Verdana"/>
          <w:b w:val="1"/>
          <w:bCs w:val="1"/>
          <w:sz w:val="24"/>
          <w:szCs w:val="24"/>
          <w:rtl w:val="0"/>
        </w:rPr>
        <w:t xml:space="preserve">Mother/Son Dance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NA</w:t>
      </w:r>
      <w:r w:rsidDel="00000000" w:rsidR="00000000" w:rsidRPr="00000000">
        <w:rPr>
          <w:rtl w:val="0"/>
        </w:rPr>
      </w:r>
    </w:p>
    <w:p w:rsidR="00000000" w:rsidDel="00000000" w:rsidP="00000000" w:rsidRDefault="00000000" w:rsidRPr="00000000" w14:paraId="00000163">
      <w:pPr>
        <w:spacing w:after="0"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4">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*MP3 or Live?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5">
      <w:pPr>
        <w:spacing w:after="137" w:line="264" w:lineRule="auto"/>
        <w:ind w:left="-5" w:hanging="10"/>
        <w:rPr>
          <w:color w:val="ff0000"/>
        </w:rPr>
      </w:pPr>
      <w:r w:rsidDel="00000000" w:rsidR="00000000" w:rsidRPr="00000000">
        <w:rPr>
          <w:rFonts w:ascii="Verdana" w:cs="Verdana" w:eastAsia="Verdana" w:hAnsi="Verdana"/>
          <w:b w:val="1"/>
          <w:bCs w:val="1"/>
          <w:sz w:val="24"/>
          <w:szCs w:val="24"/>
          <w:rtl w:val="0"/>
        </w:rPr>
        <w:t xml:space="preserve">Cake Cutting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NA - Brief announcement a couple songs in to the ceremony that desert is being served</w:t>
      </w:r>
      <w:r w:rsidDel="00000000" w:rsidR="00000000" w:rsidRPr="00000000">
        <w:rPr>
          <w:rtl w:val="0"/>
        </w:rPr>
      </w:r>
    </w:p>
    <w:p w:rsidR="00000000" w:rsidDel="00000000" w:rsidP="00000000" w:rsidRDefault="00000000" w:rsidRPr="00000000" w14:paraId="00000166">
      <w:pPr>
        <w:spacing w:after="109"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7">
      <w:pPr>
        <w:spacing w:after="106"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8">
      <w:pPr>
        <w:spacing w:after="138" w:lineRule="auto"/>
        <w:rPr/>
      </w:pPr>
      <w:r w:rsidDel="00000000" w:rsidR="00000000" w:rsidRPr="00000000">
        <w:rPr>
          <w:rFonts w:ascii="Quattrocento Sans" w:cs="Quattrocento Sans" w:eastAsia="Quattrocento Sans" w:hAnsi="Quattrocento Sans"/>
          <w:b w:val="1"/>
          <w:bCs w:val="1"/>
          <w:sz w:val="24"/>
          <w:szCs w:val="24"/>
          <w:rtl w:val="0"/>
        </w:rPr>
        <w:t xml:space="preserve"> </w:t>
      </w:r>
      <w:r w:rsidDel="00000000" w:rsidR="00000000" w:rsidRPr="00000000">
        <w:rPr>
          <w:rtl w:val="0"/>
        </w:rPr>
      </w:r>
    </w:p>
    <w:p w:rsidR="00000000" w:rsidDel="00000000" w:rsidP="00000000" w:rsidRDefault="00000000" w:rsidRPr="00000000" w14:paraId="00000169">
      <w:pPr>
        <w:spacing w:after="124" w:lineRule="auto"/>
        <w:ind w:left="-5" w:hanging="10"/>
        <w:rPr/>
      </w:pPr>
      <w:r w:rsidDel="00000000" w:rsidR="00000000" w:rsidRPr="00000000">
        <w:rPr>
          <w:rFonts w:ascii="Verdana" w:cs="Verdana" w:eastAsia="Verdana" w:hAnsi="Verdana"/>
          <w:b w:val="1"/>
          <w:bCs w:val="1"/>
          <w:sz w:val="24"/>
          <w:szCs w:val="24"/>
          <w:u w:val="single"/>
          <w:rtl w:val="0"/>
        </w:rPr>
        <w:t xml:space="preserve">Notes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A">
      <w:pPr>
        <w:spacing w:after="192"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B">
      <w:pPr>
        <w:spacing w:after="124" w:line="258" w:lineRule="auto"/>
        <w:ind w:left="-5" w:right="45" w:hanging="10"/>
        <w:rPr/>
      </w:pPr>
      <w:r w:rsidDel="00000000" w:rsidR="00000000" w:rsidRPr="00000000">
        <w:rPr>
          <w:rFonts w:ascii="Verdana" w:cs="Verdana" w:eastAsia="Verdana" w:hAnsi="Verdana"/>
          <w:sz w:val="24"/>
          <w:szCs w:val="24"/>
          <w:rtl w:val="0"/>
        </w:rPr>
        <w:t xml:space="preserve">If arrangements have been made, please specify the artist and song title for live music. You may also use the box below for any additional information you would like for us to know.</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C">
      <w:pPr>
        <w:spacing w:after="158"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D">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E">
      <w:pPr>
        <w:spacing w:after="159"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6F">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70">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71">
      <w:pPr>
        <w:spacing w:after="207"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72">
      <w:pPr>
        <w:spacing w:after="174" w:line="258" w:lineRule="auto"/>
        <w:ind w:left="-5" w:right="45" w:hanging="10"/>
        <w:rPr/>
      </w:pPr>
      <w:r w:rsidDel="00000000" w:rsidR="00000000" w:rsidRPr="00000000">
        <w:rPr>
          <w:rFonts w:ascii="Verdana" w:cs="Verdana" w:eastAsia="Verdana" w:hAnsi="Verdana"/>
          <w:sz w:val="24"/>
          <w:szCs w:val="24"/>
          <w:rtl w:val="0"/>
        </w:rPr>
        <w:t xml:space="preserve">What we need from the venue: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73">
      <w:pPr>
        <w:numPr>
          <w:ilvl w:val="0"/>
          <w:numId w:val="3"/>
        </w:numPr>
        <w:spacing w:after="180" w:line="258" w:lineRule="auto"/>
        <w:ind w:left="1433" w:right="23" w:hanging="720"/>
        <w:rPr/>
      </w:pPr>
      <w:r w:rsidDel="00000000" w:rsidR="00000000" w:rsidRPr="00000000">
        <w:rPr>
          <w:rFonts w:ascii="Verdana" w:cs="Verdana" w:eastAsia="Verdana" w:hAnsi="Verdana"/>
          <w:sz w:val="24"/>
          <w:szCs w:val="24"/>
          <w:rtl w:val="0"/>
        </w:rPr>
        <w:t xml:space="preserve">Power source within 20 ft.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74">
      <w:pPr>
        <w:numPr>
          <w:ilvl w:val="0"/>
          <w:numId w:val="3"/>
        </w:numPr>
        <w:spacing w:after="132" w:lineRule="auto"/>
        <w:ind w:left="1433" w:right="23" w:hanging="720"/>
        <w:rPr/>
      </w:pPr>
      <w:r w:rsidDel="00000000" w:rsidR="00000000" w:rsidRPr="00000000">
        <w:rPr>
          <w:rFonts w:ascii="Verdana" w:cs="Verdana" w:eastAsia="Verdana" w:hAnsi="Verdana"/>
          <w:sz w:val="24"/>
          <w:szCs w:val="24"/>
          <w:rtl w:val="0"/>
        </w:rPr>
        <w:t xml:space="preserve">Rectangular table 2’ x 6’ or comparable (with matching linen)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75">
      <w:pPr>
        <w:spacing w:after="207"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76">
      <w:pPr>
        <w:spacing w:after="172" w:lineRule="auto"/>
        <w:ind w:left="-5" w:hanging="10"/>
        <w:rPr/>
      </w:pPr>
      <w:r w:rsidDel="00000000" w:rsidR="00000000" w:rsidRPr="00000000">
        <w:rPr>
          <w:rFonts w:ascii="Verdana" w:cs="Verdana" w:eastAsia="Verdana" w:hAnsi="Verdana"/>
          <w:b w:val="1"/>
          <w:bCs w:val="1"/>
          <w:sz w:val="24"/>
          <w:szCs w:val="24"/>
          <w:u w:val="single"/>
          <w:rtl w:val="0"/>
        </w:rPr>
        <w:t xml:space="preserve">Music Style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77">
      <w:pPr>
        <w:spacing w:after="168" w:line="258" w:lineRule="auto"/>
        <w:ind w:left="-5" w:right="45" w:hanging="10"/>
        <w:rPr/>
      </w:pPr>
      <w:r w:rsidDel="00000000" w:rsidR="00000000" w:rsidRPr="00000000">
        <w:rPr>
          <w:rFonts w:ascii="Verdana" w:cs="Verdana" w:eastAsia="Verdana" w:hAnsi="Verdana"/>
          <w:sz w:val="24"/>
          <w:szCs w:val="24"/>
          <w:rtl w:val="0"/>
        </w:rPr>
        <w:t xml:space="preserve">Vibrant Productions recognizes the important role that music plays in a couple’s life.  Our website has a Song List of our current repertoire.  Of the songs listed, please list 5 songs that you would like to see us play along with 5 do not play songs.  Of those “play” songs we will try to incorporate as many as we can in during the night.  Please keep in mind that the purpose of hiring a band is to entertain you and your guests.  The band is great at being able to read the crowd and see what works and what does not.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78">
      <w:pPr>
        <w:pStyle w:val="Heading3"/>
        <w:spacing w:after="160" w:lineRule="auto"/>
        <w:ind w:right="58"/>
        <w:rPr/>
      </w:pPr>
      <w:r w:rsidDel="00000000" w:rsidR="00000000" w:rsidRPr="00000000">
        <w:rPr>
          <w:rtl w:val="0"/>
        </w:rPr>
        <w:t xml:space="preserve">Play</w:t>
      </w:r>
      <w:r w:rsidDel="00000000" w:rsidR="00000000" w:rsidRPr="00000000">
        <w:rPr>
          <w:rFonts w:ascii="Times New Roman" w:cs="Times New Roman" w:eastAsia="Times New Roman" w:hAnsi="Times New Roman"/>
          <w:b w:val="0"/>
          <w:bCs w:val="0"/>
          <w:sz w:val="22"/>
          <w:szCs w:val="22"/>
          <w:u w:val="none"/>
          <w:rtl w:val="0"/>
        </w:rPr>
        <w:t xml:space="preserve"> </w:t>
      </w:r>
      <w:r w:rsidDel="00000000" w:rsidR="00000000" w:rsidRPr="00000000">
        <w:rPr>
          <w:rtl w:val="0"/>
        </w:rPr>
      </w:r>
    </w:p>
    <w:p w:rsidR="00000000" w:rsidDel="00000000" w:rsidP="00000000" w:rsidRDefault="00000000" w:rsidRPr="00000000" w14:paraId="00000179">
      <w:pPr>
        <w:spacing w:after="124" w:lineRule="auto"/>
        <w:ind w:left="10" w:right="57" w:hanging="10"/>
        <w:jc w:val="center"/>
        <w:rPr/>
      </w:pPr>
      <w:r w:rsidDel="00000000" w:rsidR="00000000" w:rsidRPr="00000000">
        <w:rPr>
          <w:rFonts w:ascii="Verdana" w:cs="Verdana" w:eastAsia="Verdana" w:hAnsi="Verdana"/>
          <w:sz w:val="24"/>
          <w:szCs w:val="24"/>
          <w:rtl w:val="0"/>
        </w:rPr>
        <w:t xml:space="preserve">(Song/Artist) </w:t>
      </w:r>
      <w:r w:rsidDel="00000000" w:rsidR="00000000" w:rsidRPr="00000000">
        <w:rPr>
          <w:rtl w:val="0"/>
        </w:rPr>
      </w:r>
    </w:p>
    <w:p w:rsidR="00000000" w:rsidDel="00000000" w:rsidP="00000000" w:rsidRDefault="00000000" w:rsidRPr="00000000" w14:paraId="0000017A">
      <w:pPr>
        <w:spacing w:after="157" w:lineRule="auto"/>
        <w:ind w:left="-5" w:hanging="10"/>
        <w:rPr/>
      </w:pPr>
      <w:r w:rsidDel="00000000" w:rsidR="00000000" w:rsidRPr="00000000">
        <w:rPr>
          <w:rFonts w:ascii="Times New Roman" w:cs="Times New Roman" w:eastAsia="Times New Roman" w:hAnsi="Times New Roman"/>
          <w:rtl w:val="0"/>
        </w:rPr>
        <w:t xml:space="preserve">1. Proud Mary - Tina Turner</w:t>
      </w:r>
      <w:r w:rsidDel="00000000" w:rsidR="00000000" w:rsidRPr="00000000">
        <w:rPr>
          <w:rtl w:val="0"/>
        </w:rPr>
      </w:r>
    </w:p>
    <w:p w:rsidR="00000000" w:rsidDel="00000000" w:rsidP="00000000" w:rsidRDefault="00000000" w:rsidRPr="00000000" w14:paraId="0000017B">
      <w:pPr>
        <w:spacing w:after="157" w:lineRule="auto"/>
        <w:ind w:left="-5" w:hanging="10"/>
        <w:rPr/>
      </w:pPr>
      <w:r w:rsidDel="00000000" w:rsidR="00000000" w:rsidRPr="00000000">
        <w:rPr>
          <w:rFonts w:ascii="Times New Roman" w:cs="Times New Roman" w:eastAsia="Times New Roman" w:hAnsi="Times New Roman"/>
          <w:rtl w:val="0"/>
        </w:rPr>
        <w:t xml:space="preserve">2. Billie Jean - Michael Jackson</w:t>
      </w:r>
      <w:r w:rsidDel="00000000" w:rsidR="00000000" w:rsidRPr="00000000">
        <w:rPr>
          <w:rtl w:val="0"/>
        </w:rPr>
      </w:r>
    </w:p>
    <w:p w:rsidR="00000000" w:rsidDel="00000000" w:rsidP="00000000" w:rsidRDefault="00000000" w:rsidRPr="00000000" w14:paraId="0000017C">
      <w:pPr>
        <w:spacing w:after="157" w:lineRule="auto"/>
        <w:ind w:left="-5" w:hanging="10"/>
        <w:rPr/>
      </w:pPr>
      <w:r w:rsidDel="00000000" w:rsidR="00000000" w:rsidRPr="00000000">
        <w:rPr>
          <w:rFonts w:ascii="Times New Roman" w:cs="Times New Roman" w:eastAsia="Times New Roman" w:hAnsi="Times New Roman"/>
          <w:rtl w:val="0"/>
        </w:rPr>
        <w:t xml:space="preserve">3. Burning Down the House - Talking Heads (or any talking heads!)</w:t>
      </w:r>
      <w:r w:rsidDel="00000000" w:rsidR="00000000" w:rsidRPr="00000000">
        <w:rPr>
          <w:rtl w:val="0"/>
        </w:rPr>
      </w:r>
    </w:p>
    <w:p w:rsidR="00000000" w:rsidDel="00000000" w:rsidP="00000000" w:rsidRDefault="00000000" w:rsidRPr="00000000" w14:paraId="0000017D">
      <w:pPr>
        <w:spacing w:after="157" w:lineRule="auto"/>
        <w:ind w:left="-5" w:hanging="10"/>
        <w:rPr/>
      </w:pPr>
      <w:r w:rsidDel="00000000" w:rsidR="00000000" w:rsidRPr="00000000">
        <w:rPr>
          <w:rFonts w:ascii="Times New Roman" w:cs="Times New Roman" w:eastAsia="Times New Roman" w:hAnsi="Times New Roman"/>
          <w:rtl w:val="0"/>
        </w:rPr>
        <w:t xml:space="preserve">4. September - Earth Wind &amp; Fire</w:t>
      </w:r>
      <w:r w:rsidDel="00000000" w:rsidR="00000000" w:rsidRPr="00000000">
        <w:rPr>
          <w:rtl w:val="0"/>
        </w:rPr>
      </w:r>
    </w:p>
    <w:p w:rsidR="00000000" w:rsidDel="00000000" w:rsidP="00000000" w:rsidRDefault="00000000" w:rsidRPr="00000000" w14:paraId="0000017E">
      <w:pPr>
        <w:spacing w:after="207" w:lineRule="auto"/>
        <w:ind w:left="-5" w:hanging="10"/>
        <w:rPr/>
      </w:pPr>
      <w:r w:rsidDel="00000000" w:rsidR="00000000" w:rsidRPr="00000000">
        <w:rPr>
          <w:rFonts w:ascii="Times New Roman" w:cs="Times New Roman" w:eastAsia="Times New Roman" w:hAnsi="Times New Roman"/>
          <w:rtl w:val="0"/>
        </w:rPr>
        <w:t xml:space="preserve">5. Mr. Brightside - The Killers</w:t>
      </w:r>
      <w:r w:rsidDel="00000000" w:rsidR="00000000" w:rsidRPr="00000000">
        <w:rPr>
          <w:rtl w:val="0"/>
        </w:rPr>
      </w:r>
    </w:p>
    <w:p w:rsidR="00000000" w:rsidDel="00000000" w:rsidP="00000000" w:rsidRDefault="00000000" w:rsidRPr="00000000" w14:paraId="0000017F">
      <w:pPr>
        <w:pStyle w:val="Heading3"/>
        <w:spacing w:after="173" w:lineRule="auto"/>
        <w:ind w:right="53"/>
        <w:rPr/>
      </w:pPr>
      <w:r w:rsidDel="00000000" w:rsidR="00000000" w:rsidRPr="00000000">
        <w:rPr>
          <w:rtl w:val="0"/>
        </w:rPr>
        <w:t xml:space="preserve">Do Not Play</w:t>
      </w:r>
      <w:r w:rsidDel="00000000" w:rsidR="00000000" w:rsidRPr="00000000">
        <w:rPr>
          <w:rFonts w:ascii="Times New Roman" w:cs="Times New Roman" w:eastAsia="Times New Roman" w:hAnsi="Times New Roman"/>
          <w:b w:val="0"/>
          <w:bCs w:val="0"/>
          <w:sz w:val="22"/>
          <w:szCs w:val="22"/>
          <w:u w:val="none"/>
          <w:rtl w:val="0"/>
        </w:rPr>
        <w:t xml:space="preserve"> </w:t>
      </w:r>
      <w:r w:rsidDel="00000000" w:rsidR="00000000" w:rsidRPr="00000000">
        <w:rPr>
          <w:rtl w:val="0"/>
        </w:rPr>
      </w:r>
    </w:p>
    <w:p w:rsidR="00000000" w:rsidDel="00000000" w:rsidP="00000000" w:rsidRDefault="00000000" w:rsidRPr="00000000" w14:paraId="00000180">
      <w:pPr>
        <w:spacing w:after="124" w:lineRule="auto"/>
        <w:ind w:left="10" w:right="57" w:hanging="10"/>
        <w:jc w:val="center"/>
        <w:rPr/>
      </w:pPr>
      <w:r w:rsidDel="00000000" w:rsidR="00000000" w:rsidRPr="00000000">
        <w:rPr>
          <w:rFonts w:ascii="Verdana" w:cs="Verdana" w:eastAsia="Verdana" w:hAnsi="Verdana"/>
          <w:sz w:val="24"/>
          <w:szCs w:val="24"/>
          <w:rtl w:val="0"/>
        </w:rPr>
        <w:t xml:space="preserve">(Song/Artist)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81">
      <w:pPr>
        <w:spacing w:after="157" w:lineRule="auto"/>
        <w:ind w:left="-5" w:hanging="10"/>
        <w:rPr/>
      </w:pPr>
      <w:r w:rsidDel="00000000" w:rsidR="00000000" w:rsidRPr="00000000">
        <w:rPr>
          <w:rFonts w:ascii="Times New Roman" w:cs="Times New Roman" w:eastAsia="Times New Roman" w:hAnsi="Times New Roman"/>
          <w:rtl w:val="0"/>
        </w:rPr>
        <w:t xml:space="preserve">1. Uptown Funk - Bruno Mars</w:t>
      </w:r>
      <w:r w:rsidDel="00000000" w:rsidR="00000000" w:rsidRPr="00000000">
        <w:rPr>
          <w:rtl w:val="0"/>
        </w:rPr>
      </w:r>
    </w:p>
    <w:p w:rsidR="00000000" w:rsidDel="00000000" w:rsidP="00000000" w:rsidRDefault="00000000" w:rsidRPr="00000000" w14:paraId="00000182">
      <w:pPr>
        <w:spacing w:after="157" w:lineRule="auto"/>
        <w:ind w:left="-5" w:hanging="10"/>
        <w:rPr/>
      </w:pPr>
      <w:r w:rsidDel="00000000" w:rsidR="00000000" w:rsidRPr="00000000">
        <w:rPr>
          <w:rFonts w:ascii="Times New Roman" w:cs="Times New Roman" w:eastAsia="Times New Roman" w:hAnsi="Times New Roman"/>
          <w:rtl w:val="0"/>
        </w:rPr>
        <w:t xml:space="preserve">2. Good4U - Olivia Rodrigo </w:t>
      </w:r>
      <w:r w:rsidDel="00000000" w:rsidR="00000000" w:rsidRPr="00000000">
        <w:rPr>
          <w:rtl w:val="0"/>
        </w:rPr>
      </w:r>
    </w:p>
    <w:p w:rsidR="00000000" w:rsidDel="00000000" w:rsidP="00000000" w:rsidRDefault="00000000" w:rsidRPr="00000000" w14:paraId="00000183">
      <w:pPr>
        <w:spacing w:after="157" w:lineRule="auto"/>
        <w:ind w:left="-5" w:hanging="10"/>
        <w:rPr/>
      </w:pPr>
      <w:r w:rsidDel="00000000" w:rsidR="00000000" w:rsidRPr="00000000">
        <w:rPr>
          <w:rFonts w:ascii="Times New Roman" w:cs="Times New Roman" w:eastAsia="Times New Roman" w:hAnsi="Times New Roman"/>
          <w:rtl w:val="0"/>
        </w:rPr>
        <w:t xml:space="preserve">3. Talk Dirty - Jason Derulo</w:t>
      </w:r>
      <w:r w:rsidDel="00000000" w:rsidR="00000000" w:rsidRPr="00000000">
        <w:rPr>
          <w:rtl w:val="0"/>
        </w:rPr>
      </w:r>
    </w:p>
    <w:p w:rsidR="00000000" w:rsidDel="00000000" w:rsidP="00000000" w:rsidRDefault="00000000" w:rsidRPr="00000000" w14:paraId="00000184">
      <w:pPr>
        <w:spacing w:after="157" w:lineRule="auto"/>
        <w:ind w:left="-5" w:hanging="10"/>
        <w:rPr/>
      </w:pPr>
      <w:r w:rsidDel="00000000" w:rsidR="00000000" w:rsidRPr="00000000">
        <w:rPr>
          <w:rFonts w:ascii="Times New Roman" w:cs="Times New Roman" w:eastAsia="Times New Roman" w:hAnsi="Times New Roman"/>
          <w:rtl w:val="0"/>
        </w:rPr>
        <w:t xml:space="preserve">4. Starships - Nicki Minaj</w:t>
      </w:r>
      <w:r w:rsidDel="00000000" w:rsidR="00000000" w:rsidRPr="00000000">
        <w:rPr>
          <w:rtl w:val="0"/>
        </w:rPr>
      </w:r>
    </w:p>
    <w:p w:rsidR="00000000" w:rsidDel="00000000" w:rsidP="00000000" w:rsidRDefault="00000000" w:rsidRPr="00000000" w14:paraId="00000185">
      <w:pPr>
        <w:spacing w:after="157" w:lineRule="auto"/>
        <w:ind w:left="-5" w:hanging="10"/>
        <w:rPr/>
      </w:pPr>
      <w:r w:rsidDel="00000000" w:rsidR="00000000" w:rsidRPr="00000000">
        <w:rPr>
          <w:rFonts w:ascii="Times New Roman" w:cs="Times New Roman" w:eastAsia="Times New Roman" w:hAnsi="Times New Roman"/>
          <w:rtl w:val="0"/>
        </w:rPr>
        <w:t xml:space="preserve">5.  No Leon Bridges please (we like his style, but sore subject for one of the groomsmen) </w:t>
      </w:r>
      <w:r w:rsidDel="00000000" w:rsidR="00000000" w:rsidRPr="00000000">
        <w:rPr>
          <w:rtl w:val="0"/>
        </w:rPr>
      </w:r>
    </w:p>
    <w:p w:rsidR="00000000" w:rsidDel="00000000" w:rsidP="00000000" w:rsidRDefault="00000000" w:rsidRPr="00000000" w14:paraId="00000186">
      <w:pPr>
        <w:spacing w:after="192"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87">
      <w:pPr>
        <w:spacing w:after="124" w:line="258" w:lineRule="auto"/>
        <w:ind w:left="-5" w:right="45" w:hanging="10"/>
        <w:rPr/>
      </w:pPr>
      <w:r w:rsidDel="00000000" w:rsidR="00000000" w:rsidRPr="00000000">
        <w:rPr>
          <w:rFonts w:ascii="Verdana" w:cs="Verdana" w:eastAsia="Verdana" w:hAnsi="Verdana"/>
          <w:sz w:val="24"/>
          <w:szCs w:val="24"/>
          <w:rtl w:val="0"/>
        </w:rPr>
        <w:t xml:space="preserve">We seek to celebrate the love that you and your partner share with one another.  If there is anything else that we can do to make your day special please do not hesitate to let us know.  Please take the space below to indicate anything you can think of that might add to your special day.  We look forward to being part of your special day, thank you for inviting us to be part of your celebration.  </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88">
      <w:pPr>
        <w:spacing w:after="158"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89">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8A">
      <w:pPr>
        <w:spacing w:after="158" w:lineRule="auto"/>
        <w:rPr>
          <w:sz w:val="28"/>
          <w:szCs w:val="28"/>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8B">
      <w:pPr>
        <w:spacing w:after="156" w:lineRule="auto"/>
        <w:rPr>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18C">
      <w:pPr>
        <w:spacing w:after="158" w:lineRule="auto"/>
        <w:rPr>
          <w:color w:val="ff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ff0000"/>
          <w:sz w:val="28"/>
          <w:szCs w:val="28"/>
          <w:rtl w:val="0"/>
        </w:rPr>
        <w:t xml:space="preserve">Ultimately, Katie and I like a lot of styles of music and we want you to do what you do best!  Feel free to jam them out too!  Anything that showcases the horns on stage would be awesome.  </w:t>
      </w:r>
      <w:r w:rsidDel="00000000" w:rsidR="00000000" w:rsidRPr="00000000">
        <w:rPr>
          <w:rtl w:val="0"/>
        </w:rPr>
      </w:r>
    </w:p>
    <w:p w:rsidR="00000000" w:rsidDel="00000000" w:rsidP="00000000" w:rsidRDefault="00000000" w:rsidRPr="00000000" w14:paraId="0000018D">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8E">
      <w:pPr>
        <w:spacing w:after="312"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8F">
      <w:pPr>
        <w:ind w:left="68" w:firstLine="0"/>
        <w:jc w:val="center"/>
        <w:rPr/>
      </w:pPr>
      <w:r w:rsidDel="00000000" w:rsidR="00000000" w:rsidRPr="00000000">
        <w:rPr>
          <w:rFonts w:ascii="Verdana" w:cs="Verdana" w:eastAsia="Verdana" w:hAnsi="Verdana"/>
          <w:b w:val="1"/>
          <w:bCs w:val="1"/>
          <w:sz w:val="36"/>
          <w:szCs w:val="36"/>
          <w:rtl w:val="0"/>
        </w:rPr>
        <w:t xml:space="preserve"> </w:t>
      </w:r>
      <w:r w:rsidDel="00000000" w:rsidR="00000000" w:rsidRPr="00000000">
        <w:rPr>
          <w:rtl w:val="0"/>
        </w:rPr>
      </w:r>
    </w:p>
    <w:p w:rsidR="00000000" w:rsidDel="00000000" w:rsidP="00000000" w:rsidRDefault="00000000" w:rsidRPr="00000000" w14:paraId="00000190">
      <w:pPr>
        <w:spacing w:after="158" w:lineRule="auto"/>
        <w:ind w:left="68" w:firstLine="0"/>
        <w:jc w:val="center"/>
        <w:rPr/>
      </w:pPr>
      <w:r w:rsidDel="00000000" w:rsidR="00000000" w:rsidRPr="00000000">
        <w:rPr>
          <w:rFonts w:ascii="Verdana" w:cs="Verdana" w:eastAsia="Verdana" w:hAnsi="Verdana"/>
          <w:b w:val="1"/>
          <w:bCs w:val="1"/>
          <w:sz w:val="36"/>
          <w:szCs w:val="36"/>
          <w:rtl w:val="0"/>
        </w:rPr>
        <w:t xml:space="preserve"> </w:t>
      </w:r>
      <w:r w:rsidDel="00000000" w:rsidR="00000000" w:rsidRPr="00000000">
        <w:rPr>
          <w:rtl w:val="0"/>
        </w:rPr>
      </w:r>
    </w:p>
    <w:p w:rsidR="00000000" w:rsidDel="00000000" w:rsidP="00000000" w:rsidRDefault="00000000" w:rsidRPr="00000000" w14:paraId="00000191">
      <w:pPr>
        <w:spacing w:after="0" w:lineRule="auto"/>
        <w:ind w:left="68" w:firstLine="0"/>
        <w:jc w:val="center"/>
        <w:rPr/>
      </w:pPr>
      <w:r w:rsidDel="00000000" w:rsidR="00000000" w:rsidRPr="00000000">
        <w:rPr>
          <w:rFonts w:ascii="Verdana" w:cs="Verdana" w:eastAsia="Verdana" w:hAnsi="Verdana"/>
          <w:b w:val="1"/>
          <w:bCs w:val="1"/>
          <w:sz w:val="36"/>
          <w:szCs w:val="36"/>
          <w:rtl w:val="0"/>
        </w:rPr>
        <w:t xml:space="preserve"> </w:t>
      </w:r>
      <w:r w:rsidDel="00000000" w:rsidR="00000000" w:rsidRPr="00000000">
        <w:rPr>
          <w:rtl w:val="0"/>
        </w:rPr>
      </w:r>
    </w:p>
    <w:p w:rsidR="00000000" w:rsidDel="00000000" w:rsidP="00000000" w:rsidRDefault="00000000" w:rsidRPr="00000000" w14:paraId="00000192">
      <w:pPr>
        <w:spacing w:after="0" w:lineRule="auto"/>
        <w:ind w:left="10" w:right="57" w:hanging="10"/>
        <w:jc w:val="center"/>
        <w:rPr/>
      </w:pPr>
      <w:r w:rsidDel="00000000" w:rsidR="00000000" w:rsidRPr="00000000">
        <w:rPr>
          <w:rFonts w:ascii="Cambria" w:cs="Cambria" w:eastAsia="Cambria" w:hAnsi="Cambria"/>
          <w:sz w:val="40"/>
          <w:szCs w:val="40"/>
          <w:rtl w:val="0"/>
        </w:rPr>
        <w:t xml:space="preserve">Day Of Requirements Review List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3">
      <w:pPr>
        <w:spacing w:after="180" w:lineRule="auto"/>
        <w:jc w:val="cente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4">
      <w:pPr>
        <w:spacing w:after="136" w:line="261" w:lineRule="auto"/>
        <w:ind w:left="10" w:hanging="10"/>
        <w:rPr/>
      </w:pPr>
      <w:r w:rsidDel="00000000" w:rsidR="00000000" w:rsidRPr="00000000">
        <w:rPr>
          <w:rFonts w:ascii="Cambria" w:cs="Cambria" w:eastAsia="Cambria" w:hAnsi="Cambria"/>
          <w:sz w:val="24"/>
          <w:szCs w:val="24"/>
          <w:rtl w:val="0"/>
        </w:rPr>
        <w:t xml:space="preserve">Please use the below checklist to ensure that Vibrant Productions day of requirements are met. Please make sure to give this worksheet to your venue contact/coordinator.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5">
      <w:pPr>
        <w:spacing w:after="187"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6">
      <w:pPr>
        <w:numPr>
          <w:ilvl w:val="0"/>
          <w:numId w:val="4"/>
        </w:numPr>
        <w:spacing w:after="172" w:line="261" w:lineRule="auto"/>
        <w:ind w:left="2160" w:right="45" w:hanging="720"/>
        <w:rPr/>
      </w:pPr>
      <w:r w:rsidDel="00000000" w:rsidR="00000000" w:rsidRPr="00000000">
        <w:rPr>
          <w:rFonts w:ascii="Cambria" w:cs="Cambria" w:eastAsia="Cambria" w:hAnsi="Cambria"/>
          <w:sz w:val="24"/>
          <w:szCs w:val="24"/>
          <w:rtl w:val="0"/>
        </w:rPr>
        <w:t xml:space="preserve">Ceremony Music</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7">
      <w:pPr>
        <w:numPr>
          <w:ilvl w:val="0"/>
          <w:numId w:val="4"/>
        </w:numPr>
        <w:spacing w:after="171" w:line="258" w:lineRule="auto"/>
        <w:ind w:left="2160" w:right="45" w:hanging="720"/>
        <w:rPr/>
      </w:pPr>
      <w:r w:rsidDel="00000000" w:rsidR="00000000" w:rsidRPr="00000000">
        <w:rPr>
          <w:rFonts w:ascii="Verdana" w:cs="Verdana" w:eastAsia="Verdana" w:hAnsi="Verdana"/>
          <w:sz w:val="24"/>
          <w:szCs w:val="24"/>
          <w:rtl w:val="0"/>
        </w:rPr>
        <w:t xml:space="preserve">Power source within 20 ft. and musician/equipment within 30ft. of front of ceremony</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8">
      <w:pPr>
        <w:numPr>
          <w:ilvl w:val="0"/>
          <w:numId w:val="4"/>
        </w:numPr>
        <w:spacing w:after="180" w:lineRule="auto"/>
        <w:ind w:left="2160" w:right="45" w:hanging="720"/>
        <w:rPr/>
      </w:pPr>
      <w:r w:rsidDel="00000000" w:rsidR="00000000" w:rsidRPr="00000000">
        <w:rPr>
          <w:rFonts w:ascii="Verdana" w:cs="Verdana" w:eastAsia="Verdana" w:hAnsi="Verdana"/>
          <w:sz w:val="24"/>
          <w:szCs w:val="24"/>
          <w:rtl w:val="0"/>
        </w:rPr>
        <w:t xml:space="preserve">Small table 2’ x 2’ (with matching linen)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9">
      <w:pPr>
        <w:numPr>
          <w:ilvl w:val="0"/>
          <w:numId w:val="4"/>
        </w:numPr>
        <w:spacing w:after="165" w:line="258" w:lineRule="auto"/>
        <w:ind w:left="2160" w:right="45" w:hanging="720"/>
        <w:rPr/>
      </w:pPr>
      <w:r w:rsidDel="00000000" w:rsidR="00000000" w:rsidRPr="00000000">
        <w:rPr>
          <w:rFonts w:ascii="Verdana" w:cs="Verdana" w:eastAsia="Verdana" w:hAnsi="Verdana"/>
          <w:sz w:val="24"/>
          <w:szCs w:val="24"/>
          <w:rtl w:val="0"/>
        </w:rPr>
        <w:t xml:space="preserve">2 chairs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A">
      <w:pPr>
        <w:numPr>
          <w:ilvl w:val="0"/>
          <w:numId w:val="4"/>
        </w:numPr>
        <w:spacing w:after="172" w:line="261" w:lineRule="auto"/>
        <w:ind w:left="2160" w:right="45" w:hanging="720"/>
        <w:rPr/>
      </w:pPr>
      <w:r w:rsidDel="00000000" w:rsidR="00000000" w:rsidRPr="00000000">
        <w:rPr>
          <w:rFonts w:ascii="Cambria" w:cs="Cambria" w:eastAsia="Cambria" w:hAnsi="Cambria"/>
          <w:sz w:val="24"/>
          <w:szCs w:val="24"/>
          <w:rtl w:val="0"/>
        </w:rPr>
        <w:t xml:space="preserve">Cocktail Music</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B">
      <w:pPr>
        <w:numPr>
          <w:ilvl w:val="0"/>
          <w:numId w:val="4"/>
        </w:numPr>
        <w:spacing w:after="182" w:line="258" w:lineRule="auto"/>
        <w:ind w:left="2160" w:right="45" w:hanging="720"/>
        <w:rPr/>
      </w:pPr>
      <w:r w:rsidDel="00000000" w:rsidR="00000000" w:rsidRPr="00000000">
        <w:rPr>
          <w:rFonts w:ascii="Verdana" w:cs="Verdana" w:eastAsia="Verdana" w:hAnsi="Verdana"/>
          <w:sz w:val="24"/>
          <w:szCs w:val="24"/>
          <w:rtl w:val="0"/>
        </w:rPr>
        <w:t xml:space="preserve">Power source within 20 ft.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C">
      <w:pPr>
        <w:numPr>
          <w:ilvl w:val="0"/>
          <w:numId w:val="4"/>
        </w:numPr>
        <w:spacing w:after="165" w:line="258" w:lineRule="auto"/>
        <w:ind w:left="2160" w:right="45" w:hanging="720"/>
        <w:rPr/>
      </w:pPr>
      <w:r w:rsidDel="00000000" w:rsidR="00000000" w:rsidRPr="00000000">
        <w:rPr>
          <w:rFonts w:ascii="Verdana" w:cs="Verdana" w:eastAsia="Verdana" w:hAnsi="Verdana"/>
          <w:sz w:val="24"/>
          <w:szCs w:val="24"/>
          <w:rtl w:val="0"/>
        </w:rPr>
        <w:t xml:space="preserve">1 chair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D">
      <w:pPr>
        <w:numPr>
          <w:ilvl w:val="0"/>
          <w:numId w:val="4"/>
        </w:numPr>
        <w:spacing w:after="172" w:line="261" w:lineRule="auto"/>
        <w:ind w:left="2160" w:right="45" w:hanging="720"/>
        <w:rPr/>
      </w:pPr>
      <w:r w:rsidDel="00000000" w:rsidR="00000000" w:rsidRPr="00000000">
        <w:rPr>
          <w:rFonts w:ascii="Cambria" w:cs="Cambria" w:eastAsia="Cambria" w:hAnsi="Cambria"/>
          <w:sz w:val="24"/>
          <w:szCs w:val="24"/>
          <w:rtl w:val="0"/>
        </w:rPr>
        <w:t xml:space="preserve">Reception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E">
      <w:pPr>
        <w:numPr>
          <w:ilvl w:val="0"/>
          <w:numId w:val="4"/>
        </w:numPr>
        <w:spacing w:after="182" w:line="258" w:lineRule="auto"/>
        <w:ind w:left="2160" w:right="45" w:hanging="720"/>
        <w:rPr/>
      </w:pPr>
      <w:r w:rsidDel="00000000" w:rsidR="00000000" w:rsidRPr="00000000">
        <w:rPr>
          <w:rFonts w:ascii="Verdana" w:cs="Verdana" w:eastAsia="Verdana" w:hAnsi="Verdana"/>
          <w:sz w:val="24"/>
          <w:szCs w:val="24"/>
          <w:rtl w:val="0"/>
        </w:rPr>
        <w:t xml:space="preserve">Power source within 20 ft.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9F">
      <w:pPr>
        <w:numPr>
          <w:ilvl w:val="0"/>
          <w:numId w:val="4"/>
        </w:numPr>
        <w:spacing w:after="124" w:line="258" w:lineRule="auto"/>
        <w:ind w:left="2160" w:right="45" w:hanging="720"/>
        <w:rPr/>
      </w:pPr>
      <w:r w:rsidDel="00000000" w:rsidR="00000000" w:rsidRPr="00000000">
        <w:rPr>
          <w:rFonts w:ascii="Verdana" w:cs="Verdana" w:eastAsia="Verdana" w:hAnsi="Verdana"/>
          <w:sz w:val="24"/>
          <w:szCs w:val="24"/>
          <w:rtl w:val="0"/>
        </w:rPr>
        <w:t xml:space="preserve">Power source is advised to be 2 separate 20 amp circuits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A0">
      <w:pPr>
        <w:spacing w:after="312" w:lineRule="auto"/>
        <w:jc w:val="center"/>
        <w:rPr/>
      </w:pPr>
      <w:r w:rsidDel="00000000" w:rsidR="00000000" w:rsidRPr="00000000">
        <w:rPr>
          <w:rFonts w:ascii="Times New Roman" w:cs="Times New Roman" w:eastAsia="Times New Roman" w:hAnsi="Times New Roman"/>
          <w:sz w:val="32"/>
          <w:szCs w:val="32"/>
          <w:u w:val="single"/>
          <w:rtl w:val="0"/>
        </w:rPr>
        <w:t xml:space="preserve"> </w:t>
      </w:r>
      <w:r w:rsidDel="00000000" w:rsidR="00000000" w:rsidRPr="00000000">
        <w:rPr>
          <w:rFonts w:ascii="Verdana" w:cs="Verdana" w:eastAsia="Verdana" w:hAnsi="Verdana"/>
          <w:b w:val="1"/>
          <w:bCs w:val="1"/>
          <w:sz w:val="32"/>
          <w:szCs w:val="32"/>
          <w:u w:val="single"/>
          <w:rtl w:val="0"/>
        </w:rPr>
        <w:t xml:space="preserve">OVERNIGHT &amp; FERRY DETAILS</w:t>
      </w:r>
      <w:r w:rsidDel="00000000" w:rsidR="00000000" w:rsidRPr="00000000">
        <w:rPr>
          <w:rFonts w:ascii="Times New Roman" w:cs="Times New Roman" w:eastAsia="Times New Roman" w:hAnsi="Times New Roman"/>
          <w:sz w:val="32"/>
          <w:szCs w:val="32"/>
          <w:u w:val="single"/>
          <w:rtl w:val="0"/>
        </w:rPr>
        <w:t xml:space="preserve"> </w:t>
      </w:r>
      <w:r w:rsidDel="00000000" w:rsidR="00000000" w:rsidRPr="00000000">
        <w:rPr>
          <w:rtl w:val="0"/>
        </w:rPr>
      </w:r>
    </w:p>
    <w:p w:rsidR="00000000" w:rsidDel="00000000" w:rsidP="00000000" w:rsidRDefault="00000000" w:rsidRPr="00000000" w14:paraId="000001A1">
      <w:pPr>
        <w:spacing w:after="123" w:lineRule="auto"/>
        <w:ind w:left="10" w:right="60" w:hanging="10"/>
        <w:jc w:val="center"/>
        <w:rPr/>
      </w:pPr>
      <w:r w:rsidDel="00000000" w:rsidR="00000000" w:rsidRPr="00000000">
        <w:rPr>
          <w:rFonts w:ascii="Verdana" w:cs="Verdana" w:eastAsia="Verdana" w:hAnsi="Verdana"/>
          <w:b w:val="1"/>
          <w:bCs w:val="1"/>
          <w:sz w:val="24"/>
          <w:szCs w:val="24"/>
          <w:rtl w:val="0"/>
        </w:rPr>
        <w:t xml:space="preserve">Hotel Details (if applicable)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A2">
      <w:pPr>
        <w:spacing w:after="209"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A3">
      <w:pPr>
        <w:spacing w:after="122" w:line="261.99999999999994" w:lineRule="auto"/>
        <w:ind w:left="-5" w:hanging="10"/>
        <w:jc w:val="both"/>
        <w:rPr/>
      </w:pPr>
      <w:r w:rsidDel="00000000" w:rsidR="00000000" w:rsidRPr="00000000">
        <w:rPr>
          <w:rFonts w:ascii="Verdana" w:cs="Verdana" w:eastAsia="Verdana" w:hAnsi="Verdana"/>
          <w:b w:val="1"/>
          <w:bCs w:val="1"/>
          <w:color w:val="ff0000"/>
          <w:sz w:val="24"/>
          <w:szCs w:val="24"/>
          <w:rtl w:val="0"/>
        </w:rPr>
        <w:t xml:space="preserve">*Hotel confirmations MUST be sent via email one month prior to wedding date.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A4">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A5">
      <w:pPr>
        <w:spacing w:after="156" w:lineRule="auto"/>
        <w:jc w:val="center"/>
        <w:rPr>
          <w:rFonts w:ascii="Times New Roman" w:cs="Times New Roman" w:eastAsia="Times New Roman" w:hAnsi="Times New Roman"/>
        </w:rPr>
      </w:pPr>
      <w:r w:rsidDel="00000000" w:rsidR="00000000" w:rsidRPr="00000000">
        <w:rPr>
          <w:rFonts w:ascii="Verdana" w:cs="Verdana" w:eastAsia="Verdana" w:hAnsi="Verdana"/>
          <w:b w:val="1"/>
          <w:bCs w:val="1"/>
          <w:sz w:val="24"/>
          <w:szCs w:val="24"/>
          <w:rtl w:val="0"/>
        </w:rPr>
        <w:t xml:space="preserve">Ferry Details (if applicable)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6">
      <w:pPr>
        <w:spacing w:after="15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w:t>
      </w:r>
    </w:p>
    <w:p w:rsidR="00000000" w:rsidDel="00000000" w:rsidP="00000000" w:rsidRDefault="00000000" w:rsidRPr="00000000" w14:paraId="000001A7">
      <w:pPr>
        <w:spacing w:after="158" w:lineRule="auto"/>
        <w:rPr/>
      </w:pPr>
      <w:r w:rsidDel="00000000" w:rsidR="00000000" w:rsidRPr="00000000">
        <w:rPr>
          <w:rtl w:val="0"/>
        </w:rPr>
      </w:r>
    </w:p>
    <w:p w:rsidR="00000000" w:rsidDel="00000000" w:rsidP="00000000" w:rsidRDefault="00000000" w:rsidRPr="00000000" w14:paraId="000001A8">
      <w:pPr>
        <w:pStyle w:val="Heading3"/>
        <w:ind w:right="58"/>
        <w:rPr/>
      </w:pPr>
      <w:r w:rsidDel="00000000" w:rsidR="00000000" w:rsidRPr="00000000">
        <w:rPr>
          <w:rtl w:val="0"/>
        </w:rPr>
        <w:t xml:space="preserve">Final Review Phone Call</w:t>
      </w:r>
      <w:r w:rsidDel="00000000" w:rsidR="00000000" w:rsidRPr="00000000">
        <w:rPr>
          <w:rFonts w:ascii="Times New Roman" w:cs="Times New Roman" w:eastAsia="Times New Roman" w:hAnsi="Times New Roman"/>
          <w:b w:val="0"/>
          <w:bCs w:val="0"/>
          <w:sz w:val="22"/>
          <w:szCs w:val="22"/>
          <w:u w:val="none"/>
          <w:rtl w:val="0"/>
        </w:rPr>
        <w:t xml:space="preserve"> </w:t>
      </w:r>
      <w:r w:rsidDel="00000000" w:rsidR="00000000" w:rsidRPr="00000000">
        <w:rPr>
          <w:rtl w:val="0"/>
        </w:rPr>
      </w:r>
    </w:p>
    <w:p w:rsidR="00000000" w:rsidDel="00000000" w:rsidP="00000000" w:rsidRDefault="00000000" w:rsidRPr="00000000" w14:paraId="000001A9">
      <w:pPr>
        <w:spacing w:after="192"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AA">
      <w:pPr>
        <w:spacing w:after="124" w:line="258" w:lineRule="auto"/>
        <w:ind w:left="-5" w:right="45" w:hanging="10"/>
        <w:rPr/>
      </w:pPr>
      <w:r w:rsidDel="00000000" w:rsidR="00000000" w:rsidRPr="00000000">
        <w:rPr>
          <w:rFonts w:ascii="Verdana" w:cs="Verdana" w:eastAsia="Verdana" w:hAnsi="Verdana"/>
          <w:sz w:val="24"/>
          <w:szCs w:val="24"/>
          <w:rtl w:val="0"/>
        </w:rPr>
        <w:t xml:space="preserve">Now that you have carefully planned out your day we would like to review the details with you via phone approximately a week before your wedding.  Please indicate the best time to reach you </w:t>
      </w:r>
      <w:r w:rsidDel="00000000" w:rsidR="00000000" w:rsidRPr="00000000">
        <w:rPr>
          <w:rFonts w:ascii="Verdana" w:cs="Verdana" w:eastAsia="Verdana" w:hAnsi="Verdana"/>
          <w:i w:val="1"/>
          <w:iCs w:val="1"/>
          <w:sz w:val="24"/>
          <w:szCs w:val="24"/>
          <w:u w:val="single"/>
          <w:rtl w:val="0"/>
        </w:rPr>
        <w:t xml:space="preserve">the week before</w:t>
      </w:r>
      <w:r w:rsidDel="00000000" w:rsidR="00000000" w:rsidRPr="00000000">
        <w:rPr>
          <w:rFonts w:ascii="Verdana" w:cs="Verdana" w:eastAsia="Verdana" w:hAnsi="Verdana"/>
          <w:sz w:val="24"/>
          <w:szCs w:val="24"/>
          <w:rtl w:val="0"/>
        </w:rPr>
        <w:t xml:space="preserve"> so we can schedule accordingly.  If you find yourself unable to schedule a phone call the week before, please contact us, other arrangements can be made.  Also, indicate the best number to reach you on for that date and time.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AB">
      <w:pPr>
        <w:spacing w:after="204"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AC">
      <w:pPr>
        <w:spacing w:after="169" w:line="264" w:lineRule="auto"/>
        <w:ind w:left="-5" w:hanging="10"/>
        <w:rPr>
          <w:rFonts w:ascii="Times New Roman" w:cs="Times New Roman" w:eastAsia="Times New Roman" w:hAnsi="Times New Roman"/>
        </w:rPr>
      </w:pPr>
      <w:r w:rsidDel="00000000" w:rsidR="00000000" w:rsidRPr="00000000">
        <w:rPr>
          <w:rFonts w:ascii="Verdana" w:cs="Verdana" w:eastAsia="Verdana" w:hAnsi="Verdana"/>
          <w:b w:val="1"/>
          <w:bCs w:val="1"/>
          <w:sz w:val="24"/>
          <w:szCs w:val="24"/>
          <w:rtl w:val="0"/>
        </w:rPr>
        <w:t xml:space="preserve">Date</w:t>
      </w:r>
      <w:r w:rsidDel="00000000" w:rsidR="00000000" w:rsidRPr="00000000">
        <w:rPr>
          <w:rFonts w:ascii="Times New Roman" w:cs="Times New Roman" w:eastAsia="Times New Roman" w:hAnsi="Times New Roman"/>
          <w:rtl w:val="0"/>
        </w:rPr>
        <w:t xml:space="preserve"> Nicole from SBE is available Tuesday, May 26, Wednesday, May 27, or Thursday, May 28 anytime between 4-7pm</w:t>
      </w:r>
    </w:p>
    <w:p w:rsidR="00000000" w:rsidDel="00000000" w:rsidP="00000000" w:rsidRDefault="00000000" w:rsidRPr="00000000" w14:paraId="000001AD">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Time</w:t>
      </w:r>
      <w:r w:rsidDel="00000000" w:rsidR="00000000" w:rsidRPr="00000000">
        <w:rPr>
          <w:rFonts w:ascii="Times New Roman" w:cs="Times New Roman" w:eastAsia="Times New Roman" w:hAnsi="Times New Roman"/>
          <w:rtl w:val="0"/>
        </w:rPr>
        <w:t xml:space="preserve"> Between 4-7pm</w:t>
      </w:r>
      <w:r w:rsidDel="00000000" w:rsidR="00000000" w:rsidRPr="00000000">
        <w:rPr>
          <w:rtl w:val="0"/>
        </w:rPr>
      </w:r>
    </w:p>
    <w:p w:rsidR="00000000" w:rsidDel="00000000" w:rsidP="00000000" w:rsidRDefault="00000000" w:rsidRPr="00000000" w14:paraId="000001AE">
      <w:pPr>
        <w:spacing w:after="119" w:line="264" w:lineRule="auto"/>
        <w:ind w:left="-5" w:hanging="10"/>
        <w:rPr/>
      </w:pPr>
      <w:r w:rsidDel="00000000" w:rsidR="00000000" w:rsidRPr="00000000">
        <w:rPr>
          <w:rFonts w:ascii="Verdana" w:cs="Verdana" w:eastAsia="Verdana" w:hAnsi="Verdana"/>
          <w:b w:val="1"/>
          <w:bCs w:val="1"/>
          <w:sz w:val="24"/>
          <w:szCs w:val="24"/>
          <w:rtl w:val="0"/>
        </w:rPr>
        <w:t xml:space="preserve">Phone Number</w:t>
      </w:r>
      <w:r w:rsidDel="00000000" w:rsidR="00000000" w:rsidRPr="00000000">
        <w:rPr>
          <w:rFonts w:ascii="Times New Roman" w:cs="Times New Roman" w:eastAsia="Times New Roman" w:hAnsi="Times New Roman"/>
          <w:rtl w:val="0"/>
        </w:rPr>
        <w:t xml:space="preserve"> Any chance of doing this virtually so the planner can be included in the final call?  Nicole is happy to send over a google meets meeting invite. </w:t>
      </w:r>
      <w:r w:rsidDel="00000000" w:rsidR="00000000" w:rsidRPr="00000000">
        <w:rPr>
          <w:rtl w:val="0"/>
        </w:rPr>
      </w:r>
    </w:p>
    <w:p w:rsidR="00000000" w:rsidDel="00000000" w:rsidP="00000000" w:rsidRDefault="00000000" w:rsidRPr="00000000" w14:paraId="000001AF">
      <w:pPr>
        <w:spacing w:after="15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B0">
      <w:pPr>
        <w:spacing w:after="124" w:lineRule="auto"/>
        <w:ind w:left="-5" w:hanging="10"/>
        <w:rPr/>
      </w:pPr>
      <w:r w:rsidDel="00000000" w:rsidR="00000000" w:rsidRPr="00000000">
        <w:rPr>
          <w:rFonts w:ascii="Verdana" w:cs="Verdana" w:eastAsia="Verdana" w:hAnsi="Verdana"/>
          <w:b w:val="1"/>
          <w:bCs w:val="1"/>
          <w:sz w:val="24"/>
          <w:szCs w:val="24"/>
          <w:u w:val="single"/>
          <w:rtl w:val="0"/>
        </w:rPr>
        <w:t xml:space="preserve">Social Media Platforms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B1">
      <w:pPr>
        <w:spacing w:after="124" w:line="258" w:lineRule="auto"/>
        <w:ind w:left="-5" w:right="45" w:hanging="10"/>
        <w:rPr/>
      </w:pPr>
      <w:r w:rsidDel="00000000" w:rsidR="00000000" w:rsidRPr="00000000">
        <w:rPr>
          <w:rFonts w:ascii="Verdana" w:cs="Verdana" w:eastAsia="Verdana" w:hAnsi="Verdana"/>
          <w:sz w:val="24"/>
          <w:szCs w:val="24"/>
          <w:rtl w:val="0"/>
        </w:rPr>
        <w:t xml:space="preserve">We would like to connect with you on social media platforms, so that we are able to tag you or your company in any photos we might have been able to capture or any video clip teasers we were able to create. Also, we would like for you to provide us with a customizable hashtag you wanted us to use on social media for your event.</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B2">
      <w:pPr>
        <w:spacing w:after="205"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B3">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Social Media Profiles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B4">
      <w:pPr>
        <w:spacing w:after="169" w:line="264" w:lineRule="auto"/>
        <w:ind w:left="-5" w:hanging="10"/>
        <w:rPr/>
      </w:pPr>
      <w:r w:rsidDel="00000000" w:rsidR="00000000" w:rsidRPr="00000000">
        <w:rPr>
          <w:rFonts w:ascii="Verdana" w:cs="Verdana" w:eastAsia="Verdana" w:hAnsi="Verdana"/>
          <w:b w:val="1"/>
          <w:bCs w:val="1"/>
          <w:sz w:val="24"/>
          <w:szCs w:val="24"/>
          <w:rtl w:val="0"/>
        </w:rPr>
        <w:t xml:space="preserve">Username</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B5">
      <w:pPr>
        <w:spacing w:after="140" w:line="264" w:lineRule="auto"/>
        <w:ind w:left="-5" w:hanging="10"/>
        <w:rPr/>
      </w:pPr>
      <w:r w:rsidDel="00000000" w:rsidR="00000000" w:rsidRPr="00000000">
        <w:rPr>
          <w:rFonts w:ascii="Verdana" w:cs="Verdana" w:eastAsia="Verdana" w:hAnsi="Verdana"/>
          <w:b w:val="1"/>
          <w:bCs w:val="1"/>
          <w:sz w:val="24"/>
          <w:szCs w:val="24"/>
          <w:rtl w:val="0"/>
        </w:rPr>
        <w:t xml:space="preserve">Facebook</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B6">
      <w:pPr>
        <w:spacing w:after="139" w:line="264" w:lineRule="auto"/>
        <w:ind w:left="-5" w:hanging="10"/>
        <w:rPr/>
      </w:pPr>
      <w:r w:rsidDel="00000000" w:rsidR="00000000" w:rsidRPr="00000000">
        <w:rPr>
          <w:rFonts w:ascii="Verdana" w:cs="Verdana" w:eastAsia="Verdana" w:hAnsi="Verdana"/>
          <w:b w:val="1"/>
          <w:bCs w:val="1"/>
          <w:sz w:val="24"/>
          <w:szCs w:val="24"/>
          <w:rtl w:val="0"/>
        </w:rPr>
        <w:t xml:space="preserve">Instagram</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B7">
      <w:pPr>
        <w:spacing w:after="139" w:line="264" w:lineRule="auto"/>
        <w:ind w:left="-5" w:hanging="10"/>
        <w:rPr/>
      </w:pPr>
      <w:r w:rsidDel="00000000" w:rsidR="00000000" w:rsidRPr="00000000">
        <w:rPr>
          <w:rFonts w:ascii="Verdana" w:cs="Verdana" w:eastAsia="Verdana" w:hAnsi="Verdana"/>
          <w:b w:val="1"/>
          <w:bCs w:val="1"/>
          <w:sz w:val="24"/>
          <w:szCs w:val="24"/>
          <w:rtl w:val="0"/>
        </w:rPr>
        <w:t xml:space="preserve">Twitter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B8">
      <w:pPr>
        <w:spacing w:after="89" w:lineRule="auto"/>
        <w:rPr/>
      </w:pPr>
      <w:r w:rsidDel="00000000" w:rsidR="00000000" w:rsidRPr="00000000">
        <w:rPr>
          <w:rFonts w:ascii="Verdana" w:cs="Verdana" w:eastAsia="Verdana" w:hAnsi="Verdana"/>
          <w:b w:val="1"/>
          <w:bCs w:val="1"/>
          <w:sz w:val="24"/>
          <w:szCs w:val="24"/>
          <w:rtl w:val="0"/>
        </w:rPr>
        <w:t xml:space="preserve">Customizable Hashtag</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B9">
      <w:pPr>
        <w:spacing w:after="156" w:lineRule="auto"/>
        <w:rPr/>
      </w:pPr>
      <w:r w:rsidDel="00000000" w:rsidR="00000000" w:rsidRPr="00000000">
        <w:rPr>
          <w:rFonts w:ascii="Verdana" w:cs="Verdana" w:eastAsia="Verdana" w:hAnsi="Verdana"/>
          <w:sz w:val="24"/>
          <w:szCs w:val="24"/>
          <w:rtl w:val="0"/>
        </w:rPr>
        <w:t xml:space="preserve">Thank you!</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BA">
      <w:pPr>
        <w:spacing w:after="205" w:lineRule="auto"/>
        <w:rPr/>
      </w:pPr>
      <w:r w:rsidDel="00000000" w:rsidR="00000000" w:rsidRPr="00000000">
        <w:rPr>
          <w:rFonts w:ascii="Times New Roman" w:cs="Times New Roman" w:eastAsia="Times New Roman" w:hAnsi="Times New Roman"/>
          <w:rtl w:val="0"/>
        </w:rPr>
        <w:t xml:space="preserve"> </w:t>
      </w:r>
      <w:r w:rsidDel="00000000" w:rsidR="00000000" w:rsidRPr="00000000">
        <w:rPr>
          <w:rFonts w:ascii="Verdana" w:cs="Verdana" w:eastAsia="Verdana" w:hAnsi="Verdana"/>
          <w:b w:val="1"/>
          <w:bCs w:val="1"/>
          <w:sz w:val="24"/>
          <w:szCs w:val="24"/>
          <w:rtl w:val="0"/>
        </w:rPr>
        <w:t xml:space="preserve">Justin Oliver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BB">
      <w:pPr>
        <w:spacing w:after="174" w:line="258" w:lineRule="auto"/>
        <w:ind w:left="-5" w:right="45" w:hanging="10"/>
        <w:rPr/>
      </w:pPr>
      <w:r w:rsidDel="00000000" w:rsidR="00000000" w:rsidRPr="00000000">
        <w:rPr>
          <w:rFonts w:ascii="Verdana" w:cs="Verdana" w:eastAsia="Verdana" w:hAnsi="Verdana"/>
          <w:sz w:val="24"/>
          <w:szCs w:val="24"/>
          <w:rtl w:val="0"/>
        </w:rPr>
        <w:t xml:space="preserve">Director Vibrant Productions LLC</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BC">
      <w:pPr>
        <w:spacing w:after="174" w:line="258" w:lineRule="auto"/>
        <w:ind w:left="-5" w:right="45" w:hanging="10"/>
        <w:rPr/>
      </w:pPr>
      <w:r w:rsidDel="00000000" w:rsidR="00000000" w:rsidRPr="00000000">
        <w:rPr>
          <w:rFonts w:ascii="Verdana" w:cs="Verdana" w:eastAsia="Verdana" w:hAnsi="Verdana"/>
          <w:sz w:val="24"/>
          <w:szCs w:val="24"/>
          <w:rtl w:val="0"/>
        </w:rPr>
        <w:t xml:space="preserve">17 Barton Dr.</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BD">
      <w:pPr>
        <w:spacing w:after="0" w:line="401" w:lineRule="auto"/>
        <w:ind w:left="-5" w:right="6658" w:hanging="10"/>
        <w:rPr/>
      </w:pPr>
      <w:r w:rsidDel="00000000" w:rsidR="00000000" w:rsidRPr="00000000">
        <w:rPr>
          <w:rFonts w:ascii="Verdana" w:cs="Verdana" w:eastAsia="Verdana" w:hAnsi="Verdana"/>
          <w:sz w:val="24"/>
          <w:szCs w:val="24"/>
          <w:rtl w:val="0"/>
        </w:rPr>
        <w:t xml:space="preserve">Sudbury, MA 01776</w:t>
      </w:r>
      <w:r w:rsidDel="00000000" w:rsidR="00000000" w:rsidRPr="00000000">
        <w:rPr>
          <w:rFonts w:ascii="Times New Roman" w:cs="Times New Roman" w:eastAsia="Times New Roman" w:hAnsi="Times New Roman"/>
          <w:rtl w:val="0"/>
        </w:rPr>
        <w:t xml:space="preserve"> </w:t>
      </w:r>
      <w:r w:rsidDel="00000000" w:rsidR="00000000" w:rsidRPr="00000000">
        <w:rPr>
          <w:rFonts w:ascii="Verdana" w:cs="Verdana" w:eastAsia="Verdana" w:hAnsi="Verdana"/>
          <w:sz w:val="24"/>
          <w:szCs w:val="24"/>
          <w:rtl w:val="0"/>
        </w:rPr>
        <w:t xml:space="preserve">508-863-3433</w:t>
      </w:r>
      <w:r w:rsidDel="00000000" w:rsidR="00000000" w:rsidRPr="00000000">
        <w:rPr>
          <w:rFonts w:ascii="Times New Roman" w:cs="Times New Roman" w:eastAsia="Times New Roman" w:hAnsi="Times New Roman"/>
          <w:rtl w:val="0"/>
        </w:rPr>
        <w:t xml:space="preserve"> </w:t>
      </w:r>
      <w:r w:rsidDel="00000000" w:rsidR="00000000" w:rsidRPr="00000000">
        <w:rPr>
          <w:rFonts w:ascii="Verdana" w:cs="Verdana" w:eastAsia="Verdana" w:hAnsi="Verdana"/>
          <w:sz w:val="24"/>
          <w:szCs w:val="24"/>
          <w:rtl w:val="0"/>
        </w:rPr>
        <w:t xml:space="preserve">info@bandvibrant.com</w:t>
      </w:r>
      <w:r w:rsidDel="00000000" w:rsidR="00000000" w:rsidRPr="00000000">
        <w:rPr>
          <w:rFonts w:ascii="Times New Roman" w:cs="Times New Roman" w:eastAsia="Times New Roman" w:hAnsi="Times New Roman"/>
          <w:rtl w:val="0"/>
        </w:rPr>
        <w:t xml:space="preserve"> </w:t>
      </w:r>
      <w:r w:rsidDel="00000000" w:rsidR="00000000" w:rsidRPr="00000000">
        <w:rPr>
          <w:rFonts w:ascii="Verdana" w:cs="Verdana" w:eastAsia="Verdana" w:hAnsi="Verdana"/>
          <w:sz w:val="24"/>
          <w:szCs w:val="24"/>
          <w:rtl w:val="0"/>
        </w:rPr>
        <w:t xml:space="preserve">www.bandvibrant.com</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BE">
      <w:pPr>
        <w:spacing w:after="156"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BF">
      <w:pPr>
        <w:spacing w:after="0" w:lineRule="auto"/>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sectPr>
      <w:pgSz w:h="15840" w:w="12240" w:orient="portrait"/>
      <w:pgMar w:bottom="711" w:top="730" w:left="720" w:right="66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Verdana"/>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Quattrocen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25" w:hanging="1425"/>
      </w:pPr>
      <w:rPr>
        <w:rFonts w:ascii="Cambria" w:cs="Cambria" w:eastAsia="Cambria" w:hAnsi="Cambria"/>
        <w:b w:val="0"/>
        <w:bCs w:val="0"/>
        <w:i w:val="0"/>
        <w:iCs w:val="0"/>
        <w:strike w:val="0"/>
        <w:color w:val="000000"/>
        <w:sz w:val="24"/>
        <w:szCs w:val="24"/>
        <w:u w:val="none"/>
        <w:shd w:fill="auto" w:val="clear"/>
        <w:vertAlign w:val="baseline"/>
      </w:rPr>
    </w:lvl>
    <w:lvl w:ilvl="1">
      <w:start w:val="1"/>
      <w:numFmt w:val="bullet"/>
      <w:lvlText w:val="o"/>
      <w:lvlJc w:val="left"/>
      <w:pPr>
        <w:ind w:left="2520" w:hanging="2520"/>
      </w:pPr>
      <w:rPr>
        <w:rFonts w:ascii="Cambria" w:cs="Cambria" w:eastAsia="Cambria" w:hAnsi="Cambria"/>
        <w:b w:val="0"/>
        <w:bCs w:val="0"/>
        <w:i w:val="0"/>
        <w:iCs w:val="0"/>
        <w:strike w:val="0"/>
        <w:color w:val="000000"/>
        <w:sz w:val="24"/>
        <w:szCs w:val="24"/>
        <w:u w:val="none"/>
        <w:shd w:fill="auto" w:val="clear"/>
        <w:vertAlign w:val="baseline"/>
      </w:rPr>
    </w:lvl>
    <w:lvl w:ilvl="2">
      <w:start w:val="1"/>
      <w:numFmt w:val="bullet"/>
      <w:lvlText w:val="▪"/>
      <w:lvlJc w:val="left"/>
      <w:pPr>
        <w:ind w:left="3240" w:hanging="3240"/>
      </w:pPr>
      <w:rPr>
        <w:rFonts w:ascii="Cambria" w:cs="Cambria" w:eastAsia="Cambria" w:hAnsi="Cambria"/>
        <w:b w:val="0"/>
        <w:bCs w:val="0"/>
        <w:i w:val="0"/>
        <w:iCs w:val="0"/>
        <w:strike w:val="0"/>
        <w:color w:val="000000"/>
        <w:sz w:val="24"/>
        <w:szCs w:val="24"/>
        <w:u w:val="none"/>
        <w:shd w:fill="auto" w:val="clear"/>
        <w:vertAlign w:val="baseline"/>
      </w:rPr>
    </w:lvl>
    <w:lvl w:ilvl="3">
      <w:start w:val="1"/>
      <w:numFmt w:val="bullet"/>
      <w:lvlText w:val="•"/>
      <w:lvlJc w:val="left"/>
      <w:pPr>
        <w:ind w:left="3960" w:hanging="3960"/>
      </w:pPr>
      <w:rPr>
        <w:rFonts w:ascii="Cambria" w:cs="Cambria" w:eastAsia="Cambria" w:hAnsi="Cambria"/>
        <w:b w:val="0"/>
        <w:bCs w:val="0"/>
        <w:i w:val="0"/>
        <w:iCs w:val="0"/>
        <w:strike w:val="0"/>
        <w:color w:val="000000"/>
        <w:sz w:val="24"/>
        <w:szCs w:val="24"/>
        <w:u w:val="none"/>
        <w:shd w:fill="auto" w:val="clear"/>
        <w:vertAlign w:val="baseline"/>
      </w:rPr>
    </w:lvl>
    <w:lvl w:ilvl="4">
      <w:start w:val="1"/>
      <w:numFmt w:val="bullet"/>
      <w:lvlText w:val="o"/>
      <w:lvlJc w:val="left"/>
      <w:pPr>
        <w:ind w:left="4680" w:hanging="4680"/>
      </w:pPr>
      <w:rPr>
        <w:rFonts w:ascii="Cambria" w:cs="Cambria" w:eastAsia="Cambria" w:hAnsi="Cambria"/>
        <w:b w:val="0"/>
        <w:bCs w:val="0"/>
        <w:i w:val="0"/>
        <w:iCs w:val="0"/>
        <w:strike w:val="0"/>
        <w:color w:val="000000"/>
        <w:sz w:val="24"/>
        <w:szCs w:val="24"/>
        <w:u w:val="none"/>
        <w:shd w:fill="auto" w:val="clear"/>
        <w:vertAlign w:val="baseline"/>
      </w:rPr>
    </w:lvl>
    <w:lvl w:ilvl="5">
      <w:start w:val="1"/>
      <w:numFmt w:val="bullet"/>
      <w:lvlText w:val="▪"/>
      <w:lvlJc w:val="left"/>
      <w:pPr>
        <w:ind w:left="5400" w:hanging="5400"/>
      </w:pPr>
      <w:rPr>
        <w:rFonts w:ascii="Cambria" w:cs="Cambria" w:eastAsia="Cambria" w:hAnsi="Cambria"/>
        <w:b w:val="0"/>
        <w:bCs w:val="0"/>
        <w:i w:val="0"/>
        <w:iCs w:val="0"/>
        <w:strike w:val="0"/>
        <w:color w:val="000000"/>
        <w:sz w:val="24"/>
        <w:szCs w:val="24"/>
        <w:u w:val="none"/>
        <w:shd w:fill="auto" w:val="clear"/>
        <w:vertAlign w:val="baseline"/>
      </w:rPr>
    </w:lvl>
    <w:lvl w:ilvl="6">
      <w:start w:val="1"/>
      <w:numFmt w:val="bullet"/>
      <w:lvlText w:val="•"/>
      <w:lvlJc w:val="left"/>
      <w:pPr>
        <w:ind w:left="6120" w:hanging="6120"/>
      </w:pPr>
      <w:rPr>
        <w:rFonts w:ascii="Cambria" w:cs="Cambria" w:eastAsia="Cambria" w:hAnsi="Cambria"/>
        <w:b w:val="0"/>
        <w:bCs w:val="0"/>
        <w:i w:val="0"/>
        <w:iCs w:val="0"/>
        <w:strike w:val="0"/>
        <w:color w:val="000000"/>
        <w:sz w:val="24"/>
        <w:szCs w:val="24"/>
        <w:u w:val="none"/>
        <w:shd w:fill="auto" w:val="clear"/>
        <w:vertAlign w:val="baseline"/>
      </w:rPr>
    </w:lvl>
    <w:lvl w:ilvl="7">
      <w:start w:val="1"/>
      <w:numFmt w:val="bullet"/>
      <w:lvlText w:val="o"/>
      <w:lvlJc w:val="left"/>
      <w:pPr>
        <w:ind w:left="6840" w:hanging="6840"/>
      </w:pPr>
      <w:rPr>
        <w:rFonts w:ascii="Cambria" w:cs="Cambria" w:eastAsia="Cambria" w:hAnsi="Cambria"/>
        <w:b w:val="0"/>
        <w:bCs w:val="0"/>
        <w:i w:val="0"/>
        <w:iCs w:val="0"/>
        <w:strike w:val="0"/>
        <w:color w:val="000000"/>
        <w:sz w:val="24"/>
        <w:szCs w:val="24"/>
        <w:u w:val="none"/>
        <w:shd w:fill="auto" w:val="clear"/>
        <w:vertAlign w:val="baseline"/>
      </w:rPr>
    </w:lvl>
    <w:lvl w:ilvl="8">
      <w:start w:val="1"/>
      <w:numFmt w:val="bullet"/>
      <w:lvlText w:val="▪"/>
      <w:lvlJc w:val="left"/>
      <w:pPr>
        <w:ind w:left="7560" w:hanging="7560"/>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2">
    <w:lvl w:ilvl="0">
      <w:start w:val="1"/>
      <w:numFmt w:val="bullet"/>
      <w:lvlText w:val="•"/>
      <w:lvlJc w:val="left"/>
      <w:pPr>
        <w:ind w:left="1440" w:hanging="1440"/>
      </w:pPr>
      <w:rPr>
        <w:rFonts w:ascii="Verdana" w:cs="Verdana" w:eastAsia="Verdana" w:hAnsi="Verdana"/>
        <w:b w:val="0"/>
        <w:bCs w:val="0"/>
        <w:i w:val="0"/>
        <w:iCs w:val="0"/>
        <w:strike w:val="0"/>
        <w:color w:val="000000"/>
        <w:sz w:val="24"/>
        <w:szCs w:val="24"/>
        <w:u w:val="none"/>
        <w:shd w:fill="auto" w:val="clear"/>
        <w:vertAlign w:val="baseline"/>
      </w:rPr>
    </w:lvl>
    <w:lvl w:ilvl="1">
      <w:start w:val="1"/>
      <w:numFmt w:val="bullet"/>
      <w:lvlText w:val="o"/>
      <w:lvlJc w:val="left"/>
      <w:pPr>
        <w:ind w:left="2520" w:hanging="2520"/>
      </w:pPr>
      <w:rPr>
        <w:rFonts w:ascii="Verdana" w:cs="Verdana" w:eastAsia="Verdana" w:hAnsi="Verdana"/>
        <w:b w:val="0"/>
        <w:bCs w:val="0"/>
        <w:i w:val="0"/>
        <w:iCs w:val="0"/>
        <w:strike w:val="0"/>
        <w:color w:val="000000"/>
        <w:sz w:val="24"/>
        <w:szCs w:val="24"/>
        <w:u w:val="none"/>
        <w:shd w:fill="auto" w:val="clear"/>
        <w:vertAlign w:val="baseline"/>
      </w:rPr>
    </w:lvl>
    <w:lvl w:ilvl="2">
      <w:start w:val="1"/>
      <w:numFmt w:val="bullet"/>
      <w:lvlText w:val="▪"/>
      <w:lvlJc w:val="left"/>
      <w:pPr>
        <w:ind w:left="3240" w:hanging="3240"/>
      </w:pPr>
      <w:rPr>
        <w:rFonts w:ascii="Verdana" w:cs="Verdana" w:eastAsia="Verdana" w:hAnsi="Verdana"/>
        <w:b w:val="0"/>
        <w:bCs w:val="0"/>
        <w:i w:val="0"/>
        <w:iCs w:val="0"/>
        <w:strike w:val="0"/>
        <w:color w:val="000000"/>
        <w:sz w:val="24"/>
        <w:szCs w:val="24"/>
        <w:u w:val="none"/>
        <w:shd w:fill="auto" w:val="clear"/>
        <w:vertAlign w:val="baseline"/>
      </w:rPr>
    </w:lvl>
    <w:lvl w:ilvl="3">
      <w:start w:val="1"/>
      <w:numFmt w:val="bullet"/>
      <w:lvlText w:val="•"/>
      <w:lvlJc w:val="left"/>
      <w:pPr>
        <w:ind w:left="3960" w:hanging="3960"/>
      </w:pPr>
      <w:rPr>
        <w:rFonts w:ascii="Verdana" w:cs="Verdana" w:eastAsia="Verdana" w:hAnsi="Verdana"/>
        <w:b w:val="0"/>
        <w:bCs w:val="0"/>
        <w:i w:val="0"/>
        <w:iCs w:val="0"/>
        <w:strike w:val="0"/>
        <w:color w:val="000000"/>
        <w:sz w:val="24"/>
        <w:szCs w:val="24"/>
        <w:u w:val="none"/>
        <w:shd w:fill="auto" w:val="clear"/>
        <w:vertAlign w:val="baseline"/>
      </w:rPr>
    </w:lvl>
    <w:lvl w:ilvl="4">
      <w:start w:val="1"/>
      <w:numFmt w:val="bullet"/>
      <w:lvlText w:val="o"/>
      <w:lvlJc w:val="left"/>
      <w:pPr>
        <w:ind w:left="4680" w:hanging="4680"/>
      </w:pPr>
      <w:rPr>
        <w:rFonts w:ascii="Verdana" w:cs="Verdana" w:eastAsia="Verdana" w:hAnsi="Verdana"/>
        <w:b w:val="0"/>
        <w:bCs w:val="0"/>
        <w:i w:val="0"/>
        <w:iCs w:val="0"/>
        <w:strike w:val="0"/>
        <w:color w:val="000000"/>
        <w:sz w:val="24"/>
        <w:szCs w:val="24"/>
        <w:u w:val="none"/>
        <w:shd w:fill="auto" w:val="clear"/>
        <w:vertAlign w:val="baseline"/>
      </w:rPr>
    </w:lvl>
    <w:lvl w:ilvl="5">
      <w:start w:val="1"/>
      <w:numFmt w:val="bullet"/>
      <w:lvlText w:val="▪"/>
      <w:lvlJc w:val="left"/>
      <w:pPr>
        <w:ind w:left="5400" w:hanging="5400"/>
      </w:pPr>
      <w:rPr>
        <w:rFonts w:ascii="Verdana" w:cs="Verdana" w:eastAsia="Verdana" w:hAnsi="Verdana"/>
        <w:b w:val="0"/>
        <w:bCs w:val="0"/>
        <w:i w:val="0"/>
        <w:iCs w:val="0"/>
        <w:strike w:val="0"/>
        <w:color w:val="000000"/>
        <w:sz w:val="24"/>
        <w:szCs w:val="24"/>
        <w:u w:val="none"/>
        <w:shd w:fill="auto" w:val="clear"/>
        <w:vertAlign w:val="baseline"/>
      </w:rPr>
    </w:lvl>
    <w:lvl w:ilvl="6">
      <w:start w:val="1"/>
      <w:numFmt w:val="bullet"/>
      <w:lvlText w:val="•"/>
      <w:lvlJc w:val="left"/>
      <w:pPr>
        <w:ind w:left="6120" w:hanging="6120"/>
      </w:pPr>
      <w:rPr>
        <w:rFonts w:ascii="Verdana" w:cs="Verdana" w:eastAsia="Verdana" w:hAnsi="Verdana"/>
        <w:b w:val="0"/>
        <w:bCs w:val="0"/>
        <w:i w:val="0"/>
        <w:iCs w:val="0"/>
        <w:strike w:val="0"/>
        <w:color w:val="000000"/>
        <w:sz w:val="24"/>
        <w:szCs w:val="24"/>
        <w:u w:val="none"/>
        <w:shd w:fill="auto" w:val="clear"/>
        <w:vertAlign w:val="baseline"/>
      </w:rPr>
    </w:lvl>
    <w:lvl w:ilvl="7">
      <w:start w:val="1"/>
      <w:numFmt w:val="bullet"/>
      <w:lvlText w:val="o"/>
      <w:lvlJc w:val="left"/>
      <w:pPr>
        <w:ind w:left="6840" w:hanging="6840"/>
      </w:pPr>
      <w:rPr>
        <w:rFonts w:ascii="Verdana" w:cs="Verdana" w:eastAsia="Verdana" w:hAnsi="Verdana"/>
        <w:b w:val="0"/>
        <w:bCs w:val="0"/>
        <w:i w:val="0"/>
        <w:iCs w:val="0"/>
        <w:strike w:val="0"/>
        <w:color w:val="000000"/>
        <w:sz w:val="24"/>
        <w:szCs w:val="24"/>
        <w:u w:val="none"/>
        <w:shd w:fill="auto" w:val="clear"/>
        <w:vertAlign w:val="baseline"/>
      </w:rPr>
    </w:lvl>
    <w:lvl w:ilvl="8">
      <w:start w:val="1"/>
      <w:numFmt w:val="bullet"/>
      <w:lvlText w:val="▪"/>
      <w:lvlJc w:val="left"/>
      <w:pPr>
        <w:ind w:left="7560" w:hanging="7560"/>
      </w:pPr>
      <w:rPr>
        <w:rFonts w:ascii="Verdana" w:cs="Verdana" w:eastAsia="Verdana" w:hAnsi="Verdana"/>
        <w:b w:val="0"/>
        <w:bCs w:val="0"/>
        <w:i w:val="0"/>
        <w:iCs w:val="0"/>
        <w:strike w:val="0"/>
        <w:color w:val="000000"/>
        <w:sz w:val="24"/>
        <w:szCs w:val="24"/>
        <w:u w:val="none"/>
        <w:shd w:fill="auto" w:val="clear"/>
        <w:vertAlign w:val="baseline"/>
      </w:rPr>
    </w:lvl>
  </w:abstractNum>
  <w:abstractNum w:abstractNumId="3">
    <w:lvl w:ilvl="0">
      <w:start w:val="1"/>
      <w:numFmt w:val="bullet"/>
      <w:lvlText w:val="•"/>
      <w:lvlJc w:val="left"/>
      <w:pPr>
        <w:ind w:left="1433" w:hanging="1433"/>
      </w:pPr>
      <w:rPr>
        <w:rFonts w:ascii="Verdana" w:cs="Verdana" w:eastAsia="Verdana" w:hAnsi="Verdana"/>
        <w:b w:val="0"/>
        <w:bCs w:val="0"/>
        <w:i w:val="0"/>
        <w:iCs w:val="0"/>
        <w:strike w:val="0"/>
        <w:color w:val="000000"/>
        <w:sz w:val="24"/>
        <w:szCs w:val="24"/>
        <w:u w:val="none"/>
        <w:shd w:fill="auto" w:val="clear"/>
        <w:vertAlign w:val="baseline"/>
      </w:rPr>
    </w:lvl>
    <w:lvl w:ilvl="1">
      <w:start w:val="1"/>
      <w:numFmt w:val="bullet"/>
      <w:lvlText w:val="o"/>
      <w:lvlJc w:val="left"/>
      <w:pPr>
        <w:ind w:left="2520" w:hanging="2520"/>
      </w:pPr>
      <w:rPr>
        <w:rFonts w:ascii="Verdana" w:cs="Verdana" w:eastAsia="Verdana" w:hAnsi="Verdana"/>
        <w:b w:val="0"/>
        <w:bCs w:val="0"/>
        <w:i w:val="0"/>
        <w:iCs w:val="0"/>
        <w:strike w:val="0"/>
        <w:color w:val="000000"/>
        <w:sz w:val="24"/>
        <w:szCs w:val="24"/>
        <w:u w:val="none"/>
        <w:shd w:fill="auto" w:val="clear"/>
        <w:vertAlign w:val="baseline"/>
      </w:rPr>
    </w:lvl>
    <w:lvl w:ilvl="2">
      <w:start w:val="1"/>
      <w:numFmt w:val="bullet"/>
      <w:lvlText w:val="▪"/>
      <w:lvlJc w:val="left"/>
      <w:pPr>
        <w:ind w:left="3240" w:hanging="3240"/>
      </w:pPr>
      <w:rPr>
        <w:rFonts w:ascii="Verdana" w:cs="Verdana" w:eastAsia="Verdana" w:hAnsi="Verdana"/>
        <w:b w:val="0"/>
        <w:bCs w:val="0"/>
        <w:i w:val="0"/>
        <w:iCs w:val="0"/>
        <w:strike w:val="0"/>
        <w:color w:val="000000"/>
        <w:sz w:val="24"/>
        <w:szCs w:val="24"/>
        <w:u w:val="none"/>
        <w:shd w:fill="auto" w:val="clear"/>
        <w:vertAlign w:val="baseline"/>
      </w:rPr>
    </w:lvl>
    <w:lvl w:ilvl="3">
      <w:start w:val="1"/>
      <w:numFmt w:val="bullet"/>
      <w:lvlText w:val="•"/>
      <w:lvlJc w:val="left"/>
      <w:pPr>
        <w:ind w:left="3960" w:hanging="3960"/>
      </w:pPr>
      <w:rPr>
        <w:rFonts w:ascii="Verdana" w:cs="Verdana" w:eastAsia="Verdana" w:hAnsi="Verdana"/>
        <w:b w:val="0"/>
        <w:bCs w:val="0"/>
        <w:i w:val="0"/>
        <w:iCs w:val="0"/>
        <w:strike w:val="0"/>
        <w:color w:val="000000"/>
        <w:sz w:val="24"/>
        <w:szCs w:val="24"/>
        <w:u w:val="none"/>
        <w:shd w:fill="auto" w:val="clear"/>
        <w:vertAlign w:val="baseline"/>
      </w:rPr>
    </w:lvl>
    <w:lvl w:ilvl="4">
      <w:start w:val="1"/>
      <w:numFmt w:val="bullet"/>
      <w:lvlText w:val="o"/>
      <w:lvlJc w:val="left"/>
      <w:pPr>
        <w:ind w:left="4680" w:hanging="4680"/>
      </w:pPr>
      <w:rPr>
        <w:rFonts w:ascii="Verdana" w:cs="Verdana" w:eastAsia="Verdana" w:hAnsi="Verdana"/>
        <w:b w:val="0"/>
        <w:bCs w:val="0"/>
        <w:i w:val="0"/>
        <w:iCs w:val="0"/>
        <w:strike w:val="0"/>
        <w:color w:val="000000"/>
        <w:sz w:val="24"/>
        <w:szCs w:val="24"/>
        <w:u w:val="none"/>
        <w:shd w:fill="auto" w:val="clear"/>
        <w:vertAlign w:val="baseline"/>
      </w:rPr>
    </w:lvl>
    <w:lvl w:ilvl="5">
      <w:start w:val="1"/>
      <w:numFmt w:val="bullet"/>
      <w:lvlText w:val="▪"/>
      <w:lvlJc w:val="left"/>
      <w:pPr>
        <w:ind w:left="5400" w:hanging="5400"/>
      </w:pPr>
      <w:rPr>
        <w:rFonts w:ascii="Verdana" w:cs="Verdana" w:eastAsia="Verdana" w:hAnsi="Verdana"/>
        <w:b w:val="0"/>
        <w:bCs w:val="0"/>
        <w:i w:val="0"/>
        <w:iCs w:val="0"/>
        <w:strike w:val="0"/>
        <w:color w:val="000000"/>
        <w:sz w:val="24"/>
        <w:szCs w:val="24"/>
        <w:u w:val="none"/>
        <w:shd w:fill="auto" w:val="clear"/>
        <w:vertAlign w:val="baseline"/>
      </w:rPr>
    </w:lvl>
    <w:lvl w:ilvl="6">
      <w:start w:val="1"/>
      <w:numFmt w:val="bullet"/>
      <w:lvlText w:val="•"/>
      <w:lvlJc w:val="left"/>
      <w:pPr>
        <w:ind w:left="6120" w:hanging="6120"/>
      </w:pPr>
      <w:rPr>
        <w:rFonts w:ascii="Verdana" w:cs="Verdana" w:eastAsia="Verdana" w:hAnsi="Verdana"/>
        <w:b w:val="0"/>
        <w:bCs w:val="0"/>
        <w:i w:val="0"/>
        <w:iCs w:val="0"/>
        <w:strike w:val="0"/>
        <w:color w:val="000000"/>
        <w:sz w:val="24"/>
        <w:szCs w:val="24"/>
        <w:u w:val="none"/>
        <w:shd w:fill="auto" w:val="clear"/>
        <w:vertAlign w:val="baseline"/>
      </w:rPr>
    </w:lvl>
    <w:lvl w:ilvl="7">
      <w:start w:val="1"/>
      <w:numFmt w:val="bullet"/>
      <w:lvlText w:val="o"/>
      <w:lvlJc w:val="left"/>
      <w:pPr>
        <w:ind w:left="6840" w:hanging="6840"/>
      </w:pPr>
      <w:rPr>
        <w:rFonts w:ascii="Verdana" w:cs="Verdana" w:eastAsia="Verdana" w:hAnsi="Verdana"/>
        <w:b w:val="0"/>
        <w:bCs w:val="0"/>
        <w:i w:val="0"/>
        <w:iCs w:val="0"/>
        <w:strike w:val="0"/>
        <w:color w:val="000000"/>
        <w:sz w:val="24"/>
        <w:szCs w:val="24"/>
        <w:u w:val="none"/>
        <w:shd w:fill="auto" w:val="clear"/>
        <w:vertAlign w:val="baseline"/>
      </w:rPr>
    </w:lvl>
    <w:lvl w:ilvl="8">
      <w:start w:val="1"/>
      <w:numFmt w:val="bullet"/>
      <w:lvlText w:val="▪"/>
      <w:lvlJc w:val="left"/>
      <w:pPr>
        <w:ind w:left="7560" w:hanging="7560"/>
      </w:pPr>
      <w:rPr>
        <w:rFonts w:ascii="Verdana" w:cs="Verdana" w:eastAsia="Verdana" w:hAnsi="Verdana"/>
        <w:b w:val="0"/>
        <w:bCs w:val="0"/>
        <w:i w:val="0"/>
        <w:iCs w:val="0"/>
        <w:strike w:val="0"/>
        <w:color w:val="000000"/>
        <w:sz w:val="24"/>
        <w:szCs w:val="24"/>
        <w:u w:val="none"/>
        <w:shd w:fill="auto" w:val="clear"/>
        <w:vertAlign w:val="baseline"/>
      </w:rPr>
    </w:lvl>
  </w:abstractNum>
  <w:abstractNum w:abstractNumId="4">
    <w:lvl w:ilvl="0">
      <w:start w:val="1"/>
      <w:numFmt w:val="bullet"/>
      <w:lvlText w:val="•"/>
      <w:lvlJc w:val="left"/>
      <w:pPr>
        <w:ind w:left="2160" w:hanging="2160"/>
      </w:pPr>
      <w:rPr>
        <w:rFonts w:ascii="Cambria" w:cs="Cambria" w:eastAsia="Cambria" w:hAnsi="Cambria"/>
        <w:b w:val="0"/>
        <w:bCs w:val="0"/>
        <w:i w:val="0"/>
        <w:iCs w:val="0"/>
        <w:strike w:val="0"/>
        <w:color w:val="000000"/>
        <w:sz w:val="24"/>
        <w:szCs w:val="24"/>
        <w:u w:val="none"/>
        <w:shd w:fill="auto" w:val="clear"/>
        <w:vertAlign w:val="baseline"/>
      </w:rPr>
    </w:lvl>
    <w:lvl w:ilvl="1">
      <w:start w:val="1"/>
      <w:numFmt w:val="bullet"/>
      <w:lvlText w:val="o"/>
      <w:lvlJc w:val="left"/>
      <w:pPr>
        <w:ind w:left="3024" w:hanging="3024"/>
      </w:pPr>
      <w:rPr>
        <w:rFonts w:ascii="Cambria" w:cs="Cambria" w:eastAsia="Cambria" w:hAnsi="Cambria"/>
        <w:b w:val="0"/>
        <w:bCs w:val="0"/>
        <w:i w:val="0"/>
        <w:iCs w:val="0"/>
        <w:strike w:val="0"/>
        <w:color w:val="000000"/>
        <w:sz w:val="24"/>
        <w:szCs w:val="24"/>
        <w:u w:val="none"/>
        <w:shd w:fill="auto" w:val="clear"/>
        <w:vertAlign w:val="baseline"/>
      </w:rPr>
    </w:lvl>
    <w:lvl w:ilvl="2">
      <w:start w:val="1"/>
      <w:numFmt w:val="bullet"/>
      <w:lvlText w:val="▪"/>
      <w:lvlJc w:val="left"/>
      <w:pPr>
        <w:ind w:left="3744" w:hanging="3744"/>
      </w:pPr>
      <w:rPr>
        <w:rFonts w:ascii="Cambria" w:cs="Cambria" w:eastAsia="Cambria" w:hAnsi="Cambria"/>
        <w:b w:val="0"/>
        <w:bCs w:val="0"/>
        <w:i w:val="0"/>
        <w:iCs w:val="0"/>
        <w:strike w:val="0"/>
        <w:color w:val="000000"/>
        <w:sz w:val="24"/>
        <w:szCs w:val="24"/>
        <w:u w:val="none"/>
        <w:shd w:fill="auto" w:val="clear"/>
        <w:vertAlign w:val="baseline"/>
      </w:rPr>
    </w:lvl>
    <w:lvl w:ilvl="3">
      <w:start w:val="1"/>
      <w:numFmt w:val="bullet"/>
      <w:lvlText w:val="•"/>
      <w:lvlJc w:val="left"/>
      <w:pPr>
        <w:ind w:left="4464" w:hanging="4464"/>
      </w:pPr>
      <w:rPr>
        <w:rFonts w:ascii="Cambria" w:cs="Cambria" w:eastAsia="Cambria" w:hAnsi="Cambria"/>
        <w:b w:val="0"/>
        <w:bCs w:val="0"/>
        <w:i w:val="0"/>
        <w:iCs w:val="0"/>
        <w:strike w:val="0"/>
        <w:color w:val="000000"/>
        <w:sz w:val="24"/>
        <w:szCs w:val="24"/>
        <w:u w:val="none"/>
        <w:shd w:fill="auto" w:val="clear"/>
        <w:vertAlign w:val="baseline"/>
      </w:rPr>
    </w:lvl>
    <w:lvl w:ilvl="4">
      <w:start w:val="1"/>
      <w:numFmt w:val="bullet"/>
      <w:lvlText w:val="o"/>
      <w:lvlJc w:val="left"/>
      <w:pPr>
        <w:ind w:left="5184" w:hanging="5184"/>
      </w:pPr>
      <w:rPr>
        <w:rFonts w:ascii="Cambria" w:cs="Cambria" w:eastAsia="Cambria" w:hAnsi="Cambria"/>
        <w:b w:val="0"/>
        <w:bCs w:val="0"/>
        <w:i w:val="0"/>
        <w:iCs w:val="0"/>
        <w:strike w:val="0"/>
        <w:color w:val="000000"/>
        <w:sz w:val="24"/>
        <w:szCs w:val="24"/>
        <w:u w:val="none"/>
        <w:shd w:fill="auto" w:val="clear"/>
        <w:vertAlign w:val="baseline"/>
      </w:rPr>
    </w:lvl>
    <w:lvl w:ilvl="5">
      <w:start w:val="1"/>
      <w:numFmt w:val="bullet"/>
      <w:lvlText w:val="▪"/>
      <w:lvlJc w:val="left"/>
      <w:pPr>
        <w:ind w:left="5904" w:hanging="5904"/>
      </w:pPr>
      <w:rPr>
        <w:rFonts w:ascii="Cambria" w:cs="Cambria" w:eastAsia="Cambria" w:hAnsi="Cambria"/>
        <w:b w:val="0"/>
        <w:bCs w:val="0"/>
        <w:i w:val="0"/>
        <w:iCs w:val="0"/>
        <w:strike w:val="0"/>
        <w:color w:val="000000"/>
        <w:sz w:val="24"/>
        <w:szCs w:val="24"/>
        <w:u w:val="none"/>
        <w:shd w:fill="auto" w:val="clear"/>
        <w:vertAlign w:val="baseline"/>
      </w:rPr>
    </w:lvl>
    <w:lvl w:ilvl="6">
      <w:start w:val="1"/>
      <w:numFmt w:val="bullet"/>
      <w:lvlText w:val="•"/>
      <w:lvlJc w:val="left"/>
      <w:pPr>
        <w:ind w:left="6624" w:hanging="6624"/>
      </w:pPr>
      <w:rPr>
        <w:rFonts w:ascii="Cambria" w:cs="Cambria" w:eastAsia="Cambria" w:hAnsi="Cambria"/>
        <w:b w:val="0"/>
        <w:bCs w:val="0"/>
        <w:i w:val="0"/>
        <w:iCs w:val="0"/>
        <w:strike w:val="0"/>
        <w:color w:val="000000"/>
        <w:sz w:val="24"/>
        <w:szCs w:val="24"/>
        <w:u w:val="none"/>
        <w:shd w:fill="auto" w:val="clear"/>
        <w:vertAlign w:val="baseline"/>
      </w:rPr>
    </w:lvl>
    <w:lvl w:ilvl="7">
      <w:start w:val="1"/>
      <w:numFmt w:val="bullet"/>
      <w:lvlText w:val="o"/>
      <w:lvlJc w:val="left"/>
      <w:pPr>
        <w:ind w:left="7344" w:hanging="7344"/>
      </w:pPr>
      <w:rPr>
        <w:rFonts w:ascii="Cambria" w:cs="Cambria" w:eastAsia="Cambria" w:hAnsi="Cambria"/>
        <w:b w:val="0"/>
        <w:bCs w:val="0"/>
        <w:i w:val="0"/>
        <w:iCs w:val="0"/>
        <w:strike w:val="0"/>
        <w:color w:val="000000"/>
        <w:sz w:val="24"/>
        <w:szCs w:val="24"/>
        <w:u w:val="none"/>
        <w:shd w:fill="auto" w:val="clear"/>
        <w:vertAlign w:val="baseline"/>
      </w:rPr>
    </w:lvl>
    <w:lvl w:ilvl="8">
      <w:start w:val="1"/>
      <w:numFmt w:val="bullet"/>
      <w:lvlText w:val="▪"/>
      <w:lvlJc w:val="left"/>
      <w:pPr>
        <w:ind w:left="8064" w:hanging="8064"/>
      </w:pPr>
      <w:rPr>
        <w:rFonts w:ascii="Cambria" w:cs="Cambria" w:eastAsia="Cambria" w:hAnsi="Cambria"/>
        <w:b w:val="0"/>
        <w:bCs w:val="0"/>
        <w:i w:val="0"/>
        <w:iCs w:val="0"/>
        <w:strike w:val="0"/>
        <w:color w:val="000000"/>
        <w:sz w:val="24"/>
        <w:szCs w:val="24"/>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59" w:lineRule="auto"/>
      <w:ind w:left="0" w:right="3262" w:firstLine="0"/>
      <w:jc w:val="center"/>
    </w:pPr>
    <w:rPr>
      <w:rFonts w:ascii="Cambria" w:cs="Cambria" w:eastAsia="Cambria" w:hAnsi="Cambria"/>
      <w:b w:val="0"/>
      <w:bCs w:val="0"/>
      <w:i w:val="0"/>
      <w:iCs w:val="0"/>
      <w:smallCaps w:val="0"/>
      <w:strike w:val="0"/>
      <w:color w:val="000000"/>
      <w:sz w:val="36"/>
      <w:szCs w:val="36"/>
      <w:u w:val="singl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3" w:before="0" w:line="259" w:lineRule="auto"/>
      <w:ind w:left="10" w:right="0" w:hanging="10"/>
      <w:jc w:val="center"/>
    </w:pPr>
    <w:rPr>
      <w:rFonts w:ascii="Verdana" w:cs="Verdana" w:eastAsia="Verdana" w:hAnsi="Verdana"/>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4" w:before="0" w:line="259" w:lineRule="auto"/>
      <w:ind w:left="10" w:right="0" w:hanging="10"/>
      <w:jc w:val="center"/>
    </w:pPr>
    <w:rPr>
      <w:rFonts w:ascii="Verdana" w:cs="Verdana" w:eastAsia="Verdana" w:hAnsi="Verdana"/>
      <w:b w:val="1"/>
      <w:bCs w:val="1"/>
      <w:i w:val="0"/>
      <w:iCs w:val="0"/>
      <w:smallCaps w:val="0"/>
      <w:strike w:val="0"/>
      <w:color w:val="000000"/>
      <w:sz w:val="24"/>
      <w:szCs w:val="24"/>
      <w:u w:val="singl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link w:val="Heading2"/>
    <w:rPr>
      <w:rFonts w:ascii="Verdana" w:cs="Verdana" w:eastAsia="Verdana" w:hAnsi="Verdana"/>
      <w:b w:val="1"/>
      <w:color w:val="000000"/>
      <w:sz w:val="24"/>
    </w:rPr>
  </w:style>
  <w:style w:type="character" w:styleId="Heading3Char" w:customStyle="1">
    <w:name w:val="Heading 3 Char"/>
    <w:link w:val="Heading3"/>
    <w:rPr>
      <w:rFonts w:ascii="Verdana" w:cs="Verdana" w:eastAsia="Verdana" w:hAnsi="Verdana"/>
      <w:b w:val="1"/>
      <w:color w:val="000000"/>
      <w:sz w:val="24"/>
      <w:u w:color="000000" w:val="single"/>
    </w:rPr>
  </w:style>
  <w:style w:type="character" w:styleId="Heading1Char" w:customStyle="1">
    <w:name w:val="Heading 1 Char"/>
    <w:link w:val="Heading1"/>
    <w:rPr>
      <w:rFonts w:ascii="Cambria" w:cs="Cambria" w:eastAsia="Cambria" w:hAnsi="Cambria"/>
      <w:color w:val="000000"/>
      <w:sz w:val="36"/>
      <w:u w:color="000000"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icole@thegreatfuldanelodge.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QuattrocentoSans-regular.ttf"/><Relationship Id="rId6" Type="http://schemas.openxmlformats.org/officeDocument/2006/relationships/font" Target="fonts/QuattrocentoSans-bold.ttf"/><Relationship Id="rId7" Type="http://schemas.openxmlformats.org/officeDocument/2006/relationships/font" Target="fonts/QuattrocentoSans-italic.ttf"/><Relationship Id="rId8"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cwggN0HbpmxFooeEuT559IQ/mA==">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2022-06-02T19:39:00Z</dcterms:created>
  <dc:creator>Chris Troxell</dc:creator>
</cp:coreProperties>
</file>